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FF69" w14:textId="77777777" w:rsidR="00E50540" w:rsidRDefault="00E50540" w:rsidP="003554F8">
      <w:pPr>
        <w:pStyle w:val="Empty"/>
      </w:pPr>
      <w:r>
        <w:t xml:space="preserve">  </w:t>
      </w:r>
    </w:p>
    <w:p w14:paraId="17713A43" w14:textId="77777777" w:rsidR="00E50540" w:rsidRDefault="00E50540">
      <w:pPr>
        <w:pStyle w:val="TitleXA"/>
      </w:pPr>
      <w:r>
        <w:t xml:space="preserve"> This is Master </w:t>
      </w:r>
      <w:r>
        <w:rPr>
          <w:b/>
          <w:bCs/>
          <w:color w:val="0000FF"/>
          <w:u w:val="single"/>
        </w:rPr>
        <w:t>Document</w:t>
      </w:r>
      <w:r>
        <w:t xml:space="preserve"> for Workflow </w:t>
      </w:r>
      <w:r>
        <w:rPr>
          <w:b/>
          <w:bCs/>
          <w:u w:val="single"/>
        </w:rPr>
        <w:t>demo</w:t>
      </w:r>
    </w:p>
    <w:p w14:paraId="6DD4CB05" w14:textId="77777777" w:rsidR="00E50540" w:rsidRDefault="00E50540">
      <w:pPr>
        <w:pStyle w:val="Empty"/>
      </w:pPr>
      <w:r>
        <w:t xml:space="preserve">  </w:t>
      </w:r>
    </w:p>
    <w:p w14:paraId="177D5EE1" w14:textId="71A1F60F" w:rsidR="00E50540" w:rsidRDefault="00E50540">
      <w:pPr>
        <w:pStyle w:val="BodyTextXA"/>
      </w:pPr>
      <w:r>
        <w:t> </w:t>
      </w:r>
      <w:hyperlink r:id="rId7" w:history="1">
        <w:r w:rsidRPr="003554F8">
          <w:rPr>
            <w:rStyle w:val="Hyperlink"/>
          </w:rPr>
          <w:t>startThisend</w:t>
        </w:r>
      </w:hyperlink>
      <w:r>
        <w:t xml:space="preserve"> is Body text element for demo of review workflow </w:t>
      </w:r>
      <w:hyperlink r:id="rId8" w:history="1">
        <w:r w:rsidRPr="003554F8">
          <w:rPr>
            <w:rStyle w:val="Hyperlink"/>
          </w:rPr>
          <w:t>demo</w:t>
        </w:r>
      </w:hyperlink>
    </w:p>
    <w:p w14:paraId="3FAD8C1F" w14:textId="77777777" w:rsidR="00E50540" w:rsidRDefault="00E50540">
      <w:pPr>
        <w:pStyle w:val="Empty"/>
      </w:pPr>
      <w:r>
        <w:t xml:space="preserve">  </w:t>
      </w:r>
    </w:p>
    <w:p w14:paraId="7FE54571" w14:textId="77777777" w:rsidR="00E50540" w:rsidRDefault="00E50540">
      <w:pPr>
        <w:pStyle w:val="BodyTextXA"/>
      </w:pPr>
      <w:r>
        <w:t> </w:t>
      </w:r>
      <w:r>
        <w:rPr>
          <w:b/>
          <w:bCs/>
          <w:i/>
          <w:iCs/>
          <w:u w:val="single"/>
        </w:rPr>
        <w:t>This is Body text element with comment CF for demo of review workflow</w:t>
      </w:r>
    </w:p>
    <w:p w14:paraId="19A60B7F" w14:textId="77777777" w:rsidR="00E50540" w:rsidRDefault="00E50540">
      <w:pPr>
        <w:pStyle w:val="Empty"/>
      </w:pPr>
      <w:r>
        <w:t xml:space="preserve">  </w:t>
      </w:r>
    </w:p>
    <w:p w14:paraId="1213BBF7" w14:textId="77777777" w:rsidR="00E50540" w:rsidRDefault="00E50540">
      <w:pPr>
        <w:pStyle w:val="BodyTextXA"/>
      </w:pPr>
      <w:r>
        <w:t> </w:t>
      </w:r>
      <w:r>
        <w:rPr>
          <w:b/>
          <w:bCs/>
          <w:color w:val="0000FF"/>
          <w:u w:val="single"/>
        </w:rPr>
        <w:t>This is body text element with emphasis for demo of review workflow</w:t>
      </w:r>
    </w:p>
    <w:p w14:paraId="1A1EA862" w14:textId="77777777" w:rsidR="00E50540" w:rsidRDefault="00E50540">
      <w:pPr>
        <w:pStyle w:val="Empty"/>
      </w:pPr>
      <w:r>
        <w:t xml:space="preserve">  </w:t>
      </w:r>
    </w:p>
    <w:p w14:paraId="252E6D2D" w14:textId="77777777" w:rsidR="00E50540" w:rsidRDefault="00E50540">
      <w:pPr>
        <w:pStyle w:val="BodyTextXA"/>
      </w:pPr>
      <w:r>
        <w:t> </w:t>
      </w:r>
      <w:r>
        <w:rPr>
          <w:i/>
          <w:iCs/>
          <w:color w:val="0000FF"/>
        </w:rPr>
        <w:t xml:space="preserve">Body text element </w:t>
      </w:r>
      <w:r>
        <w:rPr>
          <w:b/>
          <w:bCs/>
          <w:i/>
          <w:iCs/>
          <w:color w:val="FF0000"/>
          <w:u w:val="single"/>
        </w:rPr>
        <w:t>with this is nested emphasis for demo of</w:t>
      </w:r>
      <w:r>
        <w:rPr>
          <w:i/>
          <w:iCs/>
          <w:color w:val="0000FF"/>
        </w:rPr>
        <w:t xml:space="preserve"> review workflow</w:t>
      </w:r>
    </w:p>
    <w:p w14:paraId="011F2C52" w14:textId="77777777" w:rsidR="00E50540" w:rsidRDefault="00E50540">
      <w:pPr>
        <w:pStyle w:val="Empty"/>
      </w:pPr>
      <w:r>
        <w:t xml:space="preserve">  </w:t>
      </w:r>
    </w:p>
    <w:p w14:paraId="23F3F884" w14:textId="77777777" w:rsidR="00E50540" w:rsidRDefault="00E50540">
      <w:pPr>
        <w:pStyle w:val="BodyTextXA"/>
      </w:pPr>
      <w:r>
        <w:t xml:space="preserve"> This is Xref </w:t>
      </w:r>
      <w:r>
        <w:rPr>
          <w:color w:val="0000FF"/>
          <w:u w:val="single"/>
        </w:rPr>
        <w:t>This is Section 1 for dexmo of review workflow</w:t>
      </w:r>
    </w:p>
    <w:p w14:paraId="6191B8AB" w14:textId="77777777" w:rsidR="00E50540" w:rsidRDefault="00E50540">
      <w:pPr>
        <w:pStyle w:val="Empty"/>
      </w:pPr>
      <w:r>
        <w:t xml:space="preserve">  </w:t>
      </w:r>
    </w:p>
    <w:p w14:paraId="2E665FDC" w14:textId="77777777" w:rsidR="00E50540" w:rsidRDefault="00E50540">
      <w:pPr>
        <w:pStyle w:val="BodyTextXA"/>
      </w:pPr>
      <w:r>
        <w:t> This is inline image demo</w:t>
      </w:r>
      <w:r>
        <w:rPr>
          <w:noProof/>
        </w:rPr>
        <w:drawing>
          <wp:inline distT="0" distB="0" distL="0" distR="0" wp14:anchorId="189BB919" wp14:editId="47FD540C">
            <wp:extent cx="114300" cy="114300"/>
            <wp:effectExtent l="0" t="0" r="0" b="0"/>
            <wp:docPr id="1" name="Layer-CurrentLayer16x16_f65d334d-005d-4530-ba61-696fe52d70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yer-CurrentLayer16x16_f65d334d-005d-4530-ba61-696fe52d70cc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inline equation demo</w:t>
      </w:r>
      <w:r>
        <w:object w:dxaOrig="920" w:dyaOrig="400" w14:anchorId="30DB56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1" o:spid="_x0000_i1025" type="#_x0000_t75" alt="" style="width:45.75pt;height:20.25pt" o:ole="">
            <v:imagedata r:id="rId10" o:title=""/>
          </v:shape>
          <o:OLEObject Type="Embed" ProgID="Equation.DSMT4" ShapeID="1" DrawAspect="Content" ObjectID="_1810372789" r:id="rId11"/>
        </w:object>
      </w:r>
    </w:p>
    <w:p w14:paraId="28785417" w14:textId="77777777" w:rsidR="00E50540" w:rsidRDefault="00E50540">
      <w:pPr>
        <w:pStyle w:val="Empty"/>
      </w:pPr>
      <w:r>
        <w:t xml:space="preserve">  </w:t>
      </w:r>
    </w:p>
    <w:p w14:paraId="2B3EAFAD" w14:textId="77777777" w:rsidR="00E50540" w:rsidRDefault="00E50540">
      <w:pPr>
        <w:pStyle w:val="BodyTextXA"/>
      </w:pPr>
      <w:r>
        <w:t> Inline image this</w:t>
      </w:r>
      <w:r>
        <w:rPr>
          <w:noProof/>
        </w:rPr>
        <w:drawing>
          <wp:inline distT="0" distB="0" distL="0" distR="0" wp14:anchorId="698E0B19" wp14:editId="5C8E2181">
            <wp:extent cx="114300" cy="114300"/>
            <wp:effectExtent l="0" t="0" r="0" b="0"/>
            <wp:docPr id="2" name="Layer-CurrentLayer16x16_ff5d169a-d909-4598-85f0-066c9e257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yer-CurrentLayer16x16_ff5d169a-d909-4598-85f0-066c9e2572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inline equation </w:t>
      </w:r>
      <w:r>
        <w:object w:dxaOrig="920" w:dyaOrig="400" w14:anchorId="5F1314DD">
          <v:shape id="2" o:spid="_x0000_i1026" type="#_x0000_t75" alt="" style="width:45.75pt;height:20.25pt" o:ole="">
            <v:imagedata r:id="rId10" o:title=""/>
          </v:shape>
          <o:OLEObject Type="Embed" ProgID="Equation.DSMT4" ShapeID="2" DrawAspect="Content" ObjectID="_1810372790" r:id="rId12"/>
        </w:object>
      </w:r>
      <w:r>
        <w:t>this</w:t>
      </w:r>
    </w:p>
    <w:p w14:paraId="1EE657F7" w14:textId="77777777" w:rsidR="00E50540" w:rsidRDefault="00E50540">
      <w:pPr>
        <w:pStyle w:val="Empty"/>
      </w:pPr>
      <w:r>
        <w:t xml:space="preserve">  </w:t>
      </w:r>
    </w:p>
    <w:p w14:paraId="05C96996" w14:textId="77777777" w:rsidR="00E50540" w:rsidRDefault="00E50540">
      <w:pPr>
        <w:pStyle w:val="ListNumberXA1ee7af65140b4985ac90f6c001910b96"/>
      </w:pPr>
      <w:r>
        <w:t> This is Numbered List for demo of review workflow</w:t>
      </w:r>
    </w:p>
    <w:p w14:paraId="1AE46494" w14:textId="77777777" w:rsidR="00E50540" w:rsidRDefault="00E50540">
      <w:pPr>
        <w:pStyle w:val="Empty"/>
      </w:pPr>
      <w:r>
        <w:t xml:space="preserve">  </w:t>
      </w:r>
    </w:p>
    <w:p w14:paraId="46F34760" w14:textId="77777777" w:rsidR="00E50540" w:rsidRDefault="00E50540">
      <w:pPr>
        <w:pStyle w:val="ListNumberXA1ee7af65140b4985ac90f6c001910b96"/>
      </w:pPr>
      <w:r>
        <w:t> This is parent list element demo</w:t>
      </w:r>
    </w:p>
    <w:p w14:paraId="7E05FDE5" w14:textId="77777777" w:rsidR="00E50540" w:rsidRDefault="00E50540">
      <w:pPr>
        <w:pStyle w:val="Empty"/>
      </w:pPr>
      <w:r>
        <w:t xml:space="preserve">  </w:t>
      </w:r>
    </w:p>
    <w:p w14:paraId="46EA3A18" w14:textId="77777777" w:rsidR="00E50540" w:rsidRDefault="00E50540">
      <w:pPr>
        <w:pStyle w:val="ListNumber2XAcf30ea240b624be98d200c6bb3485bb4"/>
      </w:pPr>
      <w:r>
        <w:t> </w:t>
      </w:r>
      <w:r>
        <w:rPr>
          <w:b/>
          <w:bCs/>
        </w:rPr>
        <w:t>Demo This is child list element</w:t>
      </w:r>
    </w:p>
    <w:p w14:paraId="22C386F5" w14:textId="77777777" w:rsidR="00E50540" w:rsidRDefault="00E50540">
      <w:pPr>
        <w:pStyle w:val="Empty"/>
      </w:pPr>
      <w:r>
        <w:t xml:space="preserve">  </w:t>
      </w:r>
    </w:p>
    <w:p w14:paraId="421D2F7C" w14:textId="77777777" w:rsidR="00E50540" w:rsidRDefault="00E50540">
      <w:pPr>
        <w:pStyle w:val="ListNumber2XAcf30ea240b624be98d200c6bb3485bb4"/>
      </w:pPr>
      <w:r>
        <w:t> </w:t>
      </w:r>
      <w:r>
        <w:rPr>
          <w:b/>
          <w:bCs/>
        </w:rPr>
        <w:t>44</w:t>
      </w:r>
    </w:p>
    <w:p w14:paraId="74B370A6" w14:textId="77777777" w:rsidR="00E50540" w:rsidRDefault="00E50540">
      <w:pPr>
        <w:pStyle w:val="Empty"/>
      </w:pPr>
      <w:r>
        <w:t xml:space="preserve">  </w:t>
      </w:r>
    </w:p>
    <w:p w14:paraId="22F590E2" w14:textId="77777777" w:rsidR="00E50540" w:rsidRDefault="00E50540">
      <w:pPr>
        <w:pStyle w:val="ListNumber3XAa9ef9fef151b4abda7104c554a1ef1b3"/>
      </w:pPr>
      <w:r>
        <w:t> </w:t>
      </w:r>
      <w:r>
        <w:rPr>
          <w:b/>
          <w:bCs/>
        </w:rPr>
        <w:t>55</w:t>
      </w:r>
    </w:p>
    <w:p w14:paraId="41C3FC41" w14:textId="77777777" w:rsidR="00E50540" w:rsidRDefault="00E50540">
      <w:pPr>
        <w:pStyle w:val="Empty"/>
      </w:pPr>
      <w:r>
        <w:t xml:space="preserve">  </w:t>
      </w:r>
    </w:p>
    <w:p w14:paraId="16B10E66" w14:textId="77777777" w:rsidR="00E50540" w:rsidRDefault="00E50540">
      <w:pPr>
        <w:pStyle w:val="ListNumber3XAa9ef9fef151b4abda7104c554a1ef1b3"/>
      </w:pPr>
      <w:r>
        <w:t> </w:t>
      </w:r>
      <w:r>
        <w:rPr>
          <w:b/>
          <w:bCs/>
        </w:rPr>
        <w:t>66</w:t>
      </w:r>
    </w:p>
    <w:p w14:paraId="21822F28" w14:textId="77777777" w:rsidR="00E50540" w:rsidRDefault="00E50540">
      <w:pPr>
        <w:pStyle w:val="Empty"/>
      </w:pPr>
      <w:r>
        <w:t xml:space="preserve">  </w:t>
      </w:r>
    </w:p>
    <w:p w14:paraId="1A57CBAE" w14:textId="77777777" w:rsidR="00E50540" w:rsidRDefault="00E50540">
      <w:pPr>
        <w:pStyle w:val="ListNumber2XAcf30ea240b624be98d200c6bb3485bb4"/>
      </w:pPr>
      <w:r>
        <w:t> 77</w:t>
      </w:r>
    </w:p>
    <w:p w14:paraId="352D83E4" w14:textId="77777777" w:rsidR="00E50540" w:rsidRDefault="00E50540">
      <w:pPr>
        <w:pStyle w:val="Empty"/>
      </w:pPr>
      <w:r>
        <w:t xml:space="preserve">  </w:t>
      </w:r>
    </w:p>
    <w:p w14:paraId="2E2985B7" w14:textId="77777777" w:rsidR="00E50540" w:rsidRDefault="00E50540">
      <w:pPr>
        <w:pStyle w:val="ListNumber2XAcf30ea240b624be98d200c6bb3485bb4"/>
      </w:pPr>
      <w:r>
        <w:t> 88</w:t>
      </w:r>
    </w:p>
    <w:p w14:paraId="09FB86B0" w14:textId="77777777" w:rsidR="00E50540" w:rsidRDefault="00E50540">
      <w:pPr>
        <w:pStyle w:val="Empty"/>
      </w:pPr>
      <w:r>
        <w:t xml:space="preserve">  </w:t>
      </w:r>
    </w:p>
    <w:p w14:paraId="116AD32D" w14:textId="77777777" w:rsidR="00E50540" w:rsidRDefault="00E50540">
      <w:pPr>
        <w:pStyle w:val="ListNumberXA1ee7af65140b4985ac90f6c001910b96"/>
      </w:pPr>
      <w:r>
        <w:t> 99</w:t>
      </w:r>
    </w:p>
    <w:p w14:paraId="4A341287" w14:textId="77777777" w:rsidR="00E50540" w:rsidRDefault="00E50540">
      <w:pPr>
        <w:pStyle w:val="Empty"/>
      </w:pPr>
      <w:r>
        <w:t xml:space="preserve">  </w:t>
      </w:r>
    </w:p>
    <w:p w14:paraId="4AB7B330" w14:textId="77777777" w:rsidR="00E50540" w:rsidRDefault="00E50540">
      <w:pPr>
        <w:pStyle w:val="ListNumberXA1ee7af65140b4985ac90f6c001910b96"/>
      </w:pPr>
      <w:r>
        <w:t> 1010</w:t>
      </w:r>
    </w:p>
    <w:p w14:paraId="046212BB" w14:textId="77777777" w:rsidR="00E50540" w:rsidRDefault="00E50540">
      <w:pPr>
        <w:pStyle w:val="Empty"/>
      </w:pPr>
      <w:r>
        <w:t xml:space="preserve">  </w:t>
      </w:r>
    </w:p>
    <w:p w14:paraId="41753EB0" w14:textId="77777777" w:rsidR="00E50540" w:rsidRDefault="00E50540">
      <w:pPr>
        <w:pStyle w:val="BlockTextXA"/>
      </w:pPr>
      <w:r>
        <w:t> This is Note element for demo of review workflow</w:t>
      </w:r>
    </w:p>
    <w:p w14:paraId="49F2CCF7" w14:textId="77777777" w:rsidR="00E50540" w:rsidRDefault="00E50540">
      <w:pPr>
        <w:pStyle w:val="Empty"/>
      </w:pPr>
      <w:r>
        <w:t xml:space="preserve">  </w:t>
      </w:r>
    </w:p>
    <w:p w14:paraId="02ADF035" w14:textId="77777777" w:rsidR="00E50540" w:rsidRDefault="00E50540">
      <w:pPr>
        <w:pStyle w:val="ListBulletXA"/>
      </w:pPr>
      <w:r>
        <w:t> </w:t>
      </w:r>
      <w:r>
        <w:rPr>
          <w:b/>
          <w:bCs/>
        </w:rPr>
        <w:t>This is Bulleted list for demo of review workflow</w:t>
      </w:r>
    </w:p>
    <w:p w14:paraId="65E4D7E0" w14:textId="77777777" w:rsidR="00E50540" w:rsidRDefault="00E50540">
      <w:pPr>
        <w:pStyle w:val="Empty"/>
      </w:pPr>
      <w:r>
        <w:t xml:space="preserve">  </w:t>
      </w:r>
    </w:p>
    <w:p w14:paraId="173A962E" w14:textId="77777777" w:rsidR="00E50540" w:rsidRDefault="00E50540">
      <w:pPr>
        <w:pStyle w:val="ListBulletXA"/>
      </w:pPr>
      <w:r>
        <w:t> 22</w:t>
      </w:r>
    </w:p>
    <w:p w14:paraId="3DA0191C" w14:textId="77777777" w:rsidR="00E50540" w:rsidRDefault="00E50540">
      <w:pPr>
        <w:pStyle w:val="Empty"/>
      </w:pPr>
      <w:r>
        <w:t xml:space="preserve">  </w:t>
      </w:r>
    </w:p>
    <w:p w14:paraId="41F01C11" w14:textId="77777777" w:rsidR="00E50540" w:rsidRDefault="00E50540">
      <w:pPr>
        <w:pStyle w:val="ListBullet2XA"/>
      </w:pPr>
      <w:r>
        <w:t> 33</w:t>
      </w:r>
    </w:p>
    <w:p w14:paraId="33718A4C" w14:textId="77777777" w:rsidR="00E50540" w:rsidRDefault="00E50540">
      <w:pPr>
        <w:pStyle w:val="Empty"/>
      </w:pPr>
      <w:r>
        <w:t xml:space="preserve">  </w:t>
      </w:r>
    </w:p>
    <w:p w14:paraId="25D36273" w14:textId="77777777" w:rsidR="00E50540" w:rsidRDefault="00E50540">
      <w:pPr>
        <w:pStyle w:val="ListBullet2XA"/>
      </w:pPr>
      <w:r>
        <w:t> </w:t>
      </w:r>
      <w:r>
        <w:rPr>
          <w:b/>
          <w:bCs/>
          <w:color w:val="0000FF"/>
          <w:u w:val="single"/>
        </w:rPr>
        <w:t>This is parent list element demo</w:t>
      </w:r>
    </w:p>
    <w:p w14:paraId="39748B47" w14:textId="77777777" w:rsidR="00E50540" w:rsidRDefault="00E50540">
      <w:pPr>
        <w:pStyle w:val="Empty"/>
      </w:pPr>
      <w:r>
        <w:t xml:space="preserve">  </w:t>
      </w:r>
    </w:p>
    <w:p w14:paraId="470FF0CB" w14:textId="77777777" w:rsidR="00E50540" w:rsidRDefault="00E50540">
      <w:pPr>
        <w:pStyle w:val="ListBullet3XA"/>
      </w:pPr>
      <w:r>
        <w:t> </w:t>
      </w:r>
      <w:r>
        <w:rPr>
          <w:b/>
          <w:bCs/>
          <w:i/>
          <w:iCs/>
          <w:color w:val="008000"/>
          <w:highlight w:val="yellow"/>
          <w:u w:val="single"/>
        </w:rPr>
        <w:t>This is child list element demo</w:t>
      </w:r>
    </w:p>
    <w:p w14:paraId="499578F5" w14:textId="77777777" w:rsidR="00E50540" w:rsidRDefault="00E50540">
      <w:pPr>
        <w:pStyle w:val="Empty"/>
      </w:pPr>
      <w:r>
        <w:t xml:space="preserve">  </w:t>
      </w:r>
    </w:p>
    <w:p w14:paraId="064E2759" w14:textId="77777777" w:rsidR="00E50540" w:rsidRDefault="00E50540">
      <w:pPr>
        <w:pStyle w:val="ListBullet3XA"/>
      </w:pPr>
      <w:r>
        <w:t> </w:t>
      </w:r>
      <w:r>
        <w:rPr>
          <w:b/>
          <w:bCs/>
          <w:i/>
          <w:iCs/>
          <w:u w:val="single"/>
        </w:rPr>
        <w:t>66</w:t>
      </w:r>
    </w:p>
    <w:p w14:paraId="7F483AB9" w14:textId="77777777" w:rsidR="00E50540" w:rsidRDefault="00E50540">
      <w:pPr>
        <w:pStyle w:val="Empty"/>
      </w:pPr>
      <w:r>
        <w:t xml:space="preserve">  </w:t>
      </w:r>
    </w:p>
    <w:p w14:paraId="1101D0A8" w14:textId="77777777" w:rsidR="00E50540" w:rsidRDefault="00E50540">
      <w:pPr>
        <w:pStyle w:val="ListBullet2XA"/>
      </w:pPr>
      <w:r>
        <w:t> </w:t>
      </w:r>
      <w:r>
        <w:rPr>
          <w:b/>
          <w:bCs/>
          <w:i/>
          <w:iCs/>
          <w:u w:val="single"/>
        </w:rPr>
        <w:t>77</w:t>
      </w:r>
    </w:p>
    <w:p w14:paraId="0DAE83D8" w14:textId="77777777" w:rsidR="00E50540" w:rsidRDefault="00E50540">
      <w:pPr>
        <w:pStyle w:val="Empty"/>
      </w:pPr>
      <w:r>
        <w:t xml:space="preserve">  </w:t>
      </w:r>
    </w:p>
    <w:p w14:paraId="7B049B87" w14:textId="77777777" w:rsidR="00E50540" w:rsidRDefault="00E50540">
      <w:pPr>
        <w:pStyle w:val="ListBullet2XA"/>
      </w:pPr>
      <w:r>
        <w:lastRenderedPageBreak/>
        <w:t> </w:t>
      </w:r>
      <w:r>
        <w:rPr>
          <w:b/>
          <w:bCs/>
          <w:i/>
          <w:iCs/>
          <w:u w:val="single"/>
        </w:rPr>
        <w:t>88</w:t>
      </w:r>
    </w:p>
    <w:p w14:paraId="7ACF94BB" w14:textId="77777777" w:rsidR="00E50540" w:rsidRDefault="00E50540">
      <w:pPr>
        <w:pStyle w:val="Empty"/>
      </w:pPr>
      <w:r>
        <w:t xml:space="preserve">  </w:t>
      </w:r>
    </w:p>
    <w:p w14:paraId="0889D288" w14:textId="77777777" w:rsidR="00E50540" w:rsidRDefault="00E50540">
      <w:pPr>
        <w:pStyle w:val="ListBulletXA"/>
      </w:pPr>
      <w:r>
        <w:t> 99</w:t>
      </w:r>
    </w:p>
    <w:p w14:paraId="2A5E63FB" w14:textId="77777777" w:rsidR="00E50540" w:rsidRDefault="00E50540">
      <w:pPr>
        <w:pStyle w:val="Empty"/>
      </w:pPr>
      <w:r>
        <w:t xml:space="preserve">  </w:t>
      </w:r>
    </w:p>
    <w:p w14:paraId="022E4CFC" w14:textId="77777777" w:rsidR="00E50540" w:rsidRDefault="00E50540">
      <w:pPr>
        <w:pStyle w:val="ListBulletXA"/>
      </w:pPr>
      <w:r>
        <w:t> 1010</w:t>
      </w:r>
    </w:p>
    <w:p w14:paraId="454C06E2" w14:textId="77777777" w:rsidR="00E50540" w:rsidRDefault="00E50540">
      <w:pPr>
        <w:pStyle w:val="Empty"/>
      </w:pPr>
      <w:r>
        <w:t xml:space="preserve">  </w:t>
      </w:r>
    </w:p>
    <w:p w14:paraId="10B0F3CF" w14:textId="77777777" w:rsidR="00E50540" w:rsidRDefault="00E50540">
      <w:pPr>
        <w:pStyle w:val="QuoteXA"/>
      </w:pPr>
      <w:r>
        <w:t> This is Quote element for demo of review workflow</w:t>
      </w:r>
    </w:p>
    <w:p w14:paraId="6F85FF4C" w14:textId="77777777" w:rsidR="00E50540" w:rsidRDefault="00E50540">
      <w:pPr>
        <w:pStyle w:val="Empty"/>
      </w:pPr>
      <w:r>
        <w:t xml:space="preserve">  </w:t>
      </w:r>
    </w:p>
    <w:p w14:paraId="02A0022C" w14:textId="77777777" w:rsidR="00E50540" w:rsidRDefault="00E50540">
      <w:pPr>
        <w:pStyle w:val="Heading1XA"/>
      </w:pPr>
      <w:r>
        <w:t xml:space="preserve"> This is Section 1 for </w:t>
      </w:r>
      <w:r>
        <w:rPr>
          <w:color w:val="FF0000"/>
          <w:u w:val="single"/>
        </w:rPr>
        <w:t>demo</w:t>
      </w:r>
      <w:r>
        <w:t xml:space="preserve"> of </w:t>
      </w:r>
      <w:r>
        <w:rPr>
          <w:i/>
          <w:iCs/>
          <w:color w:val="008000"/>
          <w:highlight w:val="yellow"/>
          <w:u w:val="single"/>
        </w:rPr>
        <w:t>review</w:t>
      </w:r>
      <w:r>
        <w:t xml:space="preserve"> workflow</w:t>
      </w:r>
    </w:p>
    <w:p w14:paraId="4F7FF354" w14:textId="77777777" w:rsidR="00E50540" w:rsidRDefault="00E50540">
      <w:pPr>
        <w:pStyle w:val="Empty"/>
        <w:keepNext/>
      </w:pPr>
      <w:r>
        <w:t xml:space="preserve">  </w:t>
      </w:r>
    </w:p>
    <w:p w14:paraId="7AA6B0D6" w14:textId="77777777" w:rsidR="00E50540" w:rsidRDefault="00E50540">
      <w:pPr>
        <w:pStyle w:val="BodyTextXA"/>
      </w:pPr>
      <w:r>
        <w:t> </w:t>
      </w:r>
    </w:p>
    <w:p w14:paraId="67DAF1FC" w14:textId="77777777" w:rsidR="00E50540" w:rsidRDefault="00E50540">
      <w:pPr>
        <w:pStyle w:val="Empty"/>
      </w:pPr>
      <w:r>
        <w:t xml:space="preserve">  </w:t>
      </w:r>
    </w:p>
    <w:p w14:paraId="55822E48" w14:textId="77777777" w:rsidR="00E50540" w:rsidRDefault="00E50540">
      <w:pPr>
        <w:pStyle w:val="BodyTextXA"/>
      </w:pPr>
      <w:r>
        <w:t xml:space="preserve"> This is body text with </w:t>
      </w:r>
      <w:r>
        <w:rPr>
          <w:b/>
          <w:bCs/>
          <w:color w:val="0000FF"/>
          <w:u w:val="single"/>
        </w:rPr>
        <w:t>emphasis</w:t>
      </w:r>
      <w:r>
        <w:t xml:space="preserve"> and </w:t>
      </w:r>
      <w:r>
        <w:rPr>
          <w:i/>
          <w:iCs/>
        </w:rPr>
        <w:t xml:space="preserve">nested </w:t>
      </w:r>
      <w:r>
        <w:rPr>
          <w:b/>
          <w:bCs/>
          <w:i/>
          <w:iCs/>
          <w:color w:val="FF0000"/>
          <w:u w:val="single"/>
        </w:rPr>
        <w:t>emph</w:t>
      </w:r>
      <w:r>
        <w:rPr>
          <w:i/>
          <w:iCs/>
        </w:rPr>
        <w:t>asis</w:t>
      </w:r>
      <w:r>
        <w:t xml:space="preserve"> for demo of review workflow</w:t>
      </w:r>
    </w:p>
    <w:p w14:paraId="7E3662E9" w14:textId="77777777" w:rsidR="00E50540" w:rsidRDefault="00E50540">
      <w:pPr>
        <w:pStyle w:val="Empty"/>
      </w:pPr>
      <w:r>
        <w:t xml:space="preserve">  </w:t>
      </w:r>
    </w:p>
    <w:p w14:paraId="077D6DEC" w14:textId="77777777" w:rsidR="00E50540" w:rsidRDefault="00E50540">
      <w:pPr>
        <w:pStyle w:val="BodyTextXA"/>
      </w:pPr>
      <w:r>
        <w:t> </w:t>
      </w:r>
      <w:r>
        <w:rPr>
          <w:b/>
          <w:bCs/>
        </w:rPr>
        <w:t>This is footnote demo</w:t>
      </w:r>
      <w:r w:rsidRPr="00E50540">
        <w:rPr>
          <w:vertAlign w:val="superscript"/>
        </w:rPr>
        <w:footnoteReference w:id="1"/>
      </w:r>
      <w:r>
        <w:rPr>
          <w:b/>
          <w:bCs/>
        </w:rPr>
        <w:t xml:space="preserve"> and endnote </w:t>
      </w:r>
      <w:r w:rsidRPr="00E50540">
        <w:rPr>
          <w:vertAlign w:val="superscript"/>
        </w:rPr>
        <w:t>1</w:t>
      </w:r>
      <w:r>
        <w:rPr>
          <w:b/>
          <w:bCs/>
        </w:rPr>
        <w:t>demo text</w:t>
      </w:r>
    </w:p>
    <w:p w14:paraId="71EEB226" w14:textId="77777777" w:rsidR="00E50540" w:rsidRDefault="00E50540">
      <w:pPr>
        <w:pStyle w:val="Empty"/>
      </w:pPr>
      <w:r>
        <w:t xml:space="preserve">  </w:t>
      </w:r>
    </w:p>
    <w:p w14:paraId="6D355D94" w14:textId="77777777" w:rsidR="00E50540" w:rsidRDefault="00E50540">
      <w:pPr>
        <w:pStyle w:val="BodyTextXA"/>
      </w:pPr>
      <w:r>
        <w:t> Footnote this</w:t>
      </w:r>
      <w:r w:rsidRPr="00E50540">
        <w:rPr>
          <w:vertAlign w:val="superscript"/>
        </w:rPr>
        <w:footnoteReference w:id="2"/>
      </w:r>
      <w:r>
        <w:t xml:space="preserve"> and endnote </w:t>
      </w:r>
      <w:r w:rsidRPr="00E50540">
        <w:rPr>
          <w:vertAlign w:val="superscript"/>
        </w:rPr>
        <w:t>2</w:t>
      </w:r>
      <w:r>
        <w:t>this text</w:t>
      </w:r>
    </w:p>
    <w:p w14:paraId="3353E7AF" w14:textId="77777777" w:rsidR="00E50540" w:rsidRDefault="00E50540">
      <w:pPr>
        <w:pStyle w:val="Empty"/>
      </w:pPr>
      <w:r>
        <w:t xml:space="preserve">  </w:t>
      </w:r>
    </w:p>
    <w:p w14:paraId="34EBF439" w14:textId="77777777" w:rsidR="00E50540" w:rsidRDefault="00E50540">
      <w:pPr>
        <w:pStyle w:val="BodyTextXA"/>
      </w:pPr>
      <w:r>
        <w:t> </w:t>
      </w:r>
      <w:r>
        <w:rPr>
          <w:b/>
          <w:bCs/>
          <w:u w:val="single"/>
        </w:rPr>
        <w:t>Structure Table</w:t>
      </w:r>
    </w:p>
    <w:p w14:paraId="5B050BC4" w14:textId="77777777" w:rsidR="00E50540" w:rsidRDefault="00E50540">
      <w:pPr>
        <w:pStyle w:val="Empty"/>
      </w:pPr>
      <w:r>
        <w:t xml:space="preserve">  </w:t>
      </w:r>
    </w:p>
    <w:p w14:paraId="6BA14EF8" w14:textId="77777777" w:rsidR="00E50540" w:rsidRDefault="00E50540">
      <w:pPr>
        <w:keepNext/>
      </w:pPr>
      <w:r>
        <w:t> </w:t>
      </w:r>
      <w:r>
        <w:rPr>
          <w:b/>
          <w:bCs/>
          <w:highlight w:val="yellow"/>
          <w:u w:val="single"/>
        </w:rPr>
        <w:t>This is Table Title demo with highlighting</w:t>
      </w:r>
    </w:p>
    <w:p w14:paraId="265F6819" w14:textId="77777777" w:rsidR="00E50540" w:rsidRDefault="00E50540">
      <w:pPr>
        <w:pStyle w:val="Empty"/>
        <w:keepNext/>
      </w:pPr>
      <w:r>
        <w:t xml:space="preserve">  </w:t>
      </w:r>
    </w:p>
    <w:p w14:paraId="35293F0E" w14:textId="77777777" w:rsidR="00E50540" w:rsidRDefault="00E50540">
      <w:pPr>
        <w:pStyle w:val="BodyTextIndentXA"/>
        <w:keepNext/>
      </w:pPr>
      <w:r>
        <w:t> </w:t>
      </w:r>
      <w:r>
        <w:rPr>
          <w:i/>
          <w:iCs/>
          <w:color w:val="FF0000"/>
        </w:rPr>
        <w:t>This is Table Description with color demo</w:t>
      </w:r>
    </w:p>
    <w:p w14:paraId="0A64C9DD" w14:textId="77777777" w:rsidR="00E50540" w:rsidRDefault="00E50540">
      <w:pPr>
        <w:pStyle w:val="Empty"/>
        <w:keepNext/>
      </w:pPr>
      <w:r>
        <w:t xml:space="preserve">  </w:t>
      </w:r>
    </w:p>
    <w:p w14:paraId="57A0EB97" w14:textId="77777777" w:rsidR="00E50540" w:rsidRDefault="00E50540">
      <w:pPr>
        <w:keepNext/>
      </w:pPr>
      <w:r>
        <w:t> </w:t>
      </w:r>
    </w:p>
    <w:tbl>
      <w:tblPr>
        <w:tblW w:w="8784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2922"/>
        <w:gridCol w:w="2921"/>
        <w:gridCol w:w="2921"/>
      </w:tblGrid>
      <w:tr w:rsidR="00E50540" w14:paraId="3C676482" w14:textId="77777777" w:rsidTr="009360EB">
        <w:trPr>
          <w:trHeight w:val="499"/>
          <w:tblHeader/>
        </w:trPr>
        <w:tc>
          <w:tcPr>
            <w:tcW w:w="29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37AE48F" w14:textId="77777777" w:rsidR="00E50540" w:rsidRDefault="00E50540">
            <w:pPr>
              <w:pStyle w:val="Empty"/>
            </w:pPr>
            <w:r>
              <w:t xml:space="preserve">    </w:t>
            </w:r>
          </w:p>
          <w:p w14:paraId="2C9F2096" w14:textId="77777777" w:rsidR="00E50540" w:rsidRDefault="00E50540">
            <w:r>
              <w:t> 11</w:t>
            </w:r>
          </w:p>
          <w:p w14:paraId="6FB1DDC6" w14:textId="77777777" w:rsidR="00E50540" w:rsidRDefault="00E50540">
            <w:pPr>
              <w:pStyle w:val="Empty"/>
            </w:pPr>
            <w:r>
              <w:t xml:space="preserve">  </w:t>
            </w:r>
          </w:p>
        </w:tc>
        <w:tc>
          <w:tcPr>
            <w:tcW w:w="292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1595F97B" w14:textId="77777777" w:rsidR="00E50540" w:rsidRDefault="00E50540">
            <w:pPr>
              <w:pStyle w:val="Empty"/>
            </w:pPr>
            <w:r>
              <w:t xml:space="preserve">    </w:t>
            </w:r>
          </w:p>
          <w:p w14:paraId="3590A399" w14:textId="77777777" w:rsidR="00E50540" w:rsidRDefault="00E50540">
            <w:r>
              <w:t> 22</w:t>
            </w:r>
          </w:p>
          <w:p w14:paraId="08E0FC1A" w14:textId="77777777" w:rsidR="00E50540" w:rsidRDefault="00E50540">
            <w:pPr>
              <w:pStyle w:val="Empty"/>
            </w:pPr>
            <w:r>
              <w:t xml:space="preserve">  </w:t>
            </w:r>
          </w:p>
        </w:tc>
        <w:tc>
          <w:tcPr>
            <w:tcW w:w="292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0C0C0"/>
          </w:tcPr>
          <w:p w14:paraId="3A342AEA" w14:textId="77777777" w:rsidR="00E50540" w:rsidRDefault="00E50540">
            <w:pPr>
              <w:pStyle w:val="Empty"/>
            </w:pPr>
            <w:r>
              <w:t xml:space="preserve">    </w:t>
            </w:r>
          </w:p>
          <w:p w14:paraId="7E5F390F" w14:textId="77777777" w:rsidR="00E50540" w:rsidRDefault="00E50540">
            <w:r>
              <w:t> 33</w:t>
            </w:r>
          </w:p>
          <w:p w14:paraId="261CDD6D" w14:textId="77777777" w:rsidR="00E50540" w:rsidRDefault="00E50540">
            <w:pPr>
              <w:pStyle w:val="Empty"/>
            </w:pPr>
            <w:r>
              <w:t xml:space="preserve">  </w:t>
            </w:r>
          </w:p>
        </w:tc>
      </w:tr>
      <w:tr w:rsidR="00E50540" w14:paraId="00929F6C" w14:textId="77777777" w:rsidTr="009360EB">
        <w:trPr>
          <w:trHeight w:val="499"/>
        </w:trPr>
        <w:tc>
          <w:tcPr>
            <w:tcW w:w="29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8794C2" w14:textId="77777777" w:rsidR="00E50540" w:rsidRDefault="00E50540">
            <w:pPr>
              <w:pStyle w:val="Empty"/>
            </w:pPr>
            <w:r>
              <w:t xml:space="preserve">    </w:t>
            </w:r>
          </w:p>
          <w:p w14:paraId="1D62C5E6" w14:textId="77777777" w:rsidR="00E50540" w:rsidRDefault="00E50540">
            <w:r>
              <w:t xml:space="preserve"> This is </w:t>
            </w:r>
            <w:r>
              <w:rPr>
                <w:b/>
                <w:bCs/>
                <w:color w:val="0000FF"/>
                <w:u w:val="single"/>
              </w:rPr>
              <w:t>sample</w:t>
            </w:r>
            <w:r>
              <w:t xml:space="preserve"> text for demo</w:t>
            </w:r>
          </w:p>
          <w:p w14:paraId="714EBFD9" w14:textId="77777777" w:rsidR="00E50540" w:rsidRDefault="00E50540">
            <w:pPr>
              <w:pStyle w:val="Empty"/>
            </w:pPr>
            <w:r>
              <w:t xml:space="preserve"> 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22E9FB" w14:textId="77777777" w:rsidR="00E50540" w:rsidRDefault="00E50540">
            <w:pPr>
              <w:pStyle w:val="Empty"/>
            </w:pPr>
            <w:r>
              <w:t xml:space="preserve">    </w:t>
            </w:r>
          </w:p>
          <w:p w14:paraId="57772FA7" w14:textId="77777777" w:rsidR="00E50540" w:rsidRDefault="00E50540">
            <w:r>
              <w:t> 55</w:t>
            </w:r>
          </w:p>
          <w:p w14:paraId="126C020C" w14:textId="77777777" w:rsidR="00E50540" w:rsidRDefault="00E50540">
            <w:pPr>
              <w:pStyle w:val="Empty"/>
            </w:pPr>
            <w:r>
              <w:t xml:space="preserve"> 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4973ACF" w14:textId="77777777" w:rsidR="00E50540" w:rsidRDefault="00E50540">
            <w:pPr>
              <w:pStyle w:val="Empty"/>
            </w:pPr>
            <w:r>
              <w:t xml:space="preserve">    </w:t>
            </w:r>
          </w:p>
          <w:p w14:paraId="48B7F6BC" w14:textId="77777777" w:rsidR="00E50540" w:rsidRDefault="00E50540">
            <w:r>
              <w:t> Inline image</w:t>
            </w:r>
            <w:r>
              <w:rPr>
                <w:noProof/>
              </w:rPr>
              <w:drawing>
                <wp:inline distT="0" distB="0" distL="0" distR="0" wp14:anchorId="7A144FE7" wp14:editId="53A84733">
                  <wp:extent cx="114300" cy="114300"/>
                  <wp:effectExtent l="0" t="0" r="0" b="0"/>
                  <wp:docPr id="3" name="Layer-CurrentLayer16x16_b4a9d638-6e83-4fad-9de9-05b00485ec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ayer-CurrentLayer16x16_b4a9d638-6e83-4fad-9de9-05b00485ece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1547A" w14:textId="77777777" w:rsidR="00E50540" w:rsidRDefault="00E50540">
            <w:pPr>
              <w:pStyle w:val="Empty"/>
            </w:pPr>
            <w:r>
              <w:t xml:space="preserve">  </w:t>
            </w:r>
          </w:p>
        </w:tc>
      </w:tr>
      <w:tr w:rsidR="00E50540" w14:paraId="4103AD7B" w14:textId="77777777" w:rsidTr="009360EB">
        <w:trPr>
          <w:trHeight w:val="499"/>
        </w:trPr>
        <w:tc>
          <w:tcPr>
            <w:tcW w:w="292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</w:tcPr>
          <w:p w14:paraId="13FA9035" w14:textId="77777777" w:rsidR="00E50540" w:rsidRDefault="00E50540">
            <w:pPr>
              <w:pStyle w:val="Empty"/>
            </w:pPr>
            <w:r>
              <w:t xml:space="preserve">    </w:t>
            </w:r>
          </w:p>
          <w:p w14:paraId="0E7B0DE9" w14:textId="77777777" w:rsidR="00E50540" w:rsidRDefault="00E50540">
            <w:r>
              <w:t> </w:t>
            </w:r>
            <w:r>
              <w:object w:dxaOrig="920" w:dyaOrig="400" w14:anchorId="54989548">
                <v:shape id="3" o:spid="_x0000_i1027" type="#_x0000_t75" alt="" style="width:45.75pt;height:20.25pt" o:ole="">
                  <v:imagedata r:id="rId13" o:title=""/>
                </v:shape>
                <o:OLEObject Type="Embed" ProgID="Equation.DSMT4" ShapeID="3" DrawAspect="Content" ObjectID="_1810372791" r:id="rId14"/>
              </w:object>
            </w:r>
            <w:r>
              <w:rPr>
                <w:b/>
                <w:bCs/>
              </w:rPr>
              <w:t>Inline Equation</w:t>
            </w:r>
          </w:p>
          <w:p w14:paraId="21D15BA8" w14:textId="77777777" w:rsidR="00E50540" w:rsidRDefault="00E50540">
            <w:pPr>
              <w:pStyle w:val="Empty"/>
            </w:pPr>
            <w:r>
              <w:t xml:space="preserve"> 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77B5FA1B" w14:textId="77777777" w:rsidR="00E50540" w:rsidRDefault="00E50540">
            <w:pPr>
              <w:pStyle w:val="Empty"/>
            </w:pPr>
            <w:r>
              <w:t xml:space="preserve">    </w:t>
            </w:r>
          </w:p>
          <w:p w14:paraId="1B48DD9A" w14:textId="21F74B8D" w:rsidR="00E50540" w:rsidRDefault="00E50540">
            <w:r>
              <w:t xml:space="preserve"> This is table note </w:t>
            </w:r>
            <w:hyperlink r:id="rId15" w:history="1">
              <w:r w:rsidRPr="003554F8">
                <w:rPr>
                  <w:rStyle w:val="Hyperlink"/>
                </w:rPr>
                <w:t>demo</w:t>
              </w:r>
            </w:hyperlink>
            <w:r>
              <w:t xml:space="preserve"> text</w:t>
            </w:r>
            <w:r w:rsidRPr="00E50540">
              <w:rPr>
                <w:vertAlign w:val="superscript"/>
              </w:rPr>
              <w:t>1</w:t>
            </w:r>
          </w:p>
          <w:p w14:paraId="556A1B82" w14:textId="77777777" w:rsidR="00E50540" w:rsidRDefault="00E50540">
            <w:pPr>
              <w:pStyle w:val="Empty"/>
            </w:pPr>
            <w:r>
              <w:t xml:space="preserve">  </w:t>
            </w:r>
          </w:p>
        </w:tc>
        <w:tc>
          <w:tcPr>
            <w:tcW w:w="2928" w:type="dxa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</w:tcPr>
          <w:p w14:paraId="62AE3DC4" w14:textId="77777777" w:rsidR="00E50540" w:rsidRDefault="00E50540">
            <w:pPr>
              <w:pStyle w:val="Empty"/>
            </w:pPr>
            <w:r>
              <w:t xml:space="preserve">    </w:t>
            </w:r>
          </w:p>
          <w:p w14:paraId="5184657D" w14:textId="77777777" w:rsidR="00E50540" w:rsidRDefault="00E50540">
            <w:r>
              <w:t> </w:t>
            </w:r>
            <w:r>
              <w:rPr>
                <w:b/>
                <w:bCs/>
              </w:rPr>
              <w:t>This is sample text for demo</w:t>
            </w:r>
          </w:p>
          <w:p w14:paraId="5F364BB8" w14:textId="77777777" w:rsidR="00E50540" w:rsidRDefault="00E50540">
            <w:pPr>
              <w:pStyle w:val="Empty"/>
            </w:pPr>
            <w:r>
              <w:t xml:space="preserve">  </w:t>
            </w:r>
          </w:p>
        </w:tc>
      </w:tr>
    </w:tbl>
    <w:p w14:paraId="45232724" w14:textId="77777777" w:rsidR="00E50540" w:rsidRDefault="00E50540">
      <w:pPr>
        <w:pStyle w:val="Empty"/>
      </w:pPr>
      <w:r>
        <w:t xml:space="preserve">  </w:t>
      </w:r>
    </w:p>
    <w:p w14:paraId="70A179A6" w14:textId="77777777" w:rsidR="00E50540" w:rsidRDefault="00E50540">
      <w:pPr>
        <w:pBdr>
          <w:top w:val="single" w:sz="2" w:space="1" w:color="auto"/>
        </w:pBdr>
      </w:pPr>
      <w:r>
        <w:t>  </w:t>
      </w:r>
      <w:r>
        <w:fldChar w:fldCharType="begin" w:fldLock="1"/>
      </w:r>
      <w:r>
        <w:instrText>SEQ tn \r 1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  This is table note content for demo of review workflow</w:t>
      </w:r>
    </w:p>
    <w:p w14:paraId="7DC4D2E2" w14:textId="77777777" w:rsidR="00E50540" w:rsidRDefault="00E50540">
      <w:pPr>
        <w:pStyle w:val="Empty"/>
      </w:pPr>
      <w:r>
        <w:t xml:space="preserve">  </w:t>
      </w:r>
    </w:p>
    <w:p w14:paraId="02DB126E" w14:textId="77777777" w:rsidR="00E50540" w:rsidRDefault="00E50540">
      <w:pPr>
        <w:pStyle w:val="BodyTextXA"/>
      </w:pPr>
      <w:r>
        <w:t> </w:t>
      </w:r>
      <w:r>
        <w:rPr>
          <w:b/>
          <w:bCs/>
          <w:u w:val="single"/>
        </w:rPr>
        <w:t>Picture</w:t>
      </w:r>
    </w:p>
    <w:p w14:paraId="295EAFD9" w14:textId="77777777" w:rsidR="00E50540" w:rsidRDefault="00E50540">
      <w:pPr>
        <w:pStyle w:val="Empty"/>
      </w:pPr>
      <w:r>
        <w:t xml:space="preserve">  </w:t>
      </w:r>
    </w:p>
    <w:p w14:paraId="308CDFEB" w14:textId="77777777" w:rsidR="00E50540" w:rsidRDefault="00E50540">
      <w:r>
        <w:t> </w:t>
      </w:r>
      <w:r>
        <w:rPr>
          <w:noProof/>
        </w:rPr>
        <w:drawing>
          <wp:inline distT="0" distB="0" distL="0" distR="0" wp14:anchorId="7CA3DD92" wp14:editId="63608F13">
            <wp:extent cx="1981200" cy="1228725"/>
            <wp:effectExtent l="0" t="0" r="0" b="9525"/>
            <wp:docPr id="4" name="giraffegathering_9863c1d1-46ea-498a-9c58-42ef3f9da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iraffegathering_9863c1d1-46ea-498a-9c58-42ef3f9daa5f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FAD0" w14:textId="77777777" w:rsidR="00E50540" w:rsidRDefault="00E50540">
      <w:pPr>
        <w:pStyle w:val="Empty"/>
      </w:pPr>
      <w:r>
        <w:t xml:space="preserve">  </w:t>
      </w:r>
    </w:p>
    <w:p w14:paraId="1A80B922" w14:textId="77777777" w:rsidR="00E50540" w:rsidRDefault="00E50540">
      <w:pPr>
        <w:pStyle w:val="BodyTextXA"/>
      </w:pPr>
      <w:r>
        <w:t> </w:t>
      </w:r>
    </w:p>
    <w:p w14:paraId="574B1056" w14:textId="77777777" w:rsidR="00E50540" w:rsidRDefault="00E50540">
      <w:pPr>
        <w:pStyle w:val="Empty"/>
      </w:pPr>
      <w:r>
        <w:t xml:space="preserve">  </w:t>
      </w:r>
    </w:p>
    <w:p w14:paraId="75BE9BEA" w14:textId="77777777" w:rsidR="00E50540" w:rsidRDefault="00E50540">
      <w:pPr>
        <w:pStyle w:val="Heading2XA"/>
      </w:pPr>
      <w:r>
        <w:lastRenderedPageBreak/>
        <w:t> This is Sub-section for demo of review workflow. Tracking and comments in XA</w:t>
      </w:r>
    </w:p>
    <w:p w14:paraId="2C7056B2" w14:textId="77777777" w:rsidR="00E50540" w:rsidRDefault="00E50540">
      <w:pPr>
        <w:pStyle w:val="Empty"/>
        <w:keepNext/>
      </w:pPr>
      <w:r>
        <w:t xml:space="preserve">  </w:t>
      </w:r>
    </w:p>
    <w:p w14:paraId="6CBAB9B6" w14:textId="77777777" w:rsidR="00E50540" w:rsidRDefault="00E50540">
      <w:pPr>
        <w:pStyle w:val="BodyTextXA"/>
      </w:pPr>
      <w:r>
        <w:t> </w:t>
      </w:r>
      <w:ins w:id="0" w:author="Pankaj Sharma" w:date="2016-05-24T12:55:00Z">
        <w:r>
          <w:t>This is track inserted text for demo</w:t>
        </w:r>
      </w:ins>
    </w:p>
    <w:p w14:paraId="52736D28" w14:textId="77777777" w:rsidR="00E50540" w:rsidRDefault="00E50540">
      <w:pPr>
        <w:pStyle w:val="Empty"/>
      </w:pPr>
      <w:r>
        <w:t xml:space="preserve">  </w:t>
      </w:r>
    </w:p>
    <w:p w14:paraId="312F830E" w14:textId="77777777" w:rsidR="00E50540" w:rsidRDefault="00E50540">
      <w:pPr>
        <w:pStyle w:val="BodyTextXA"/>
      </w:pPr>
      <w:r>
        <w:t> </w:t>
      </w:r>
      <w:del w:id="1" w:author="Pankaj Sharma" w:date="2016-07-04T13:04:00Z">
        <w:r>
          <w:delText>This is track deleted text for demo</w:delText>
        </w:r>
      </w:del>
    </w:p>
    <w:p w14:paraId="06C37CAB" w14:textId="77777777" w:rsidR="00E50540" w:rsidRDefault="00E50540">
      <w:pPr>
        <w:pStyle w:val="Empty"/>
      </w:pPr>
      <w:r>
        <w:t xml:space="preserve">  </w:t>
      </w:r>
    </w:p>
    <w:p w14:paraId="149251AA" w14:textId="77777777" w:rsidR="00E50540" w:rsidRDefault="00E50540">
      <w:pPr>
        <w:pStyle w:val="BodyTextXA"/>
      </w:pPr>
      <w:r>
        <w:t> </w:t>
      </w:r>
      <w:commentRangeStart w:id="2"/>
      <w:commentRangeStart w:id="3"/>
      <w:r>
        <w:t>This</w:t>
      </w:r>
      <w:commentRangeEnd w:id="2"/>
      <w:r>
        <w:commentReference w:id="2"/>
      </w:r>
      <w:r>
        <w:t xml:space="preserve"> is track</w:t>
      </w:r>
      <w:commentRangeEnd w:id="3"/>
      <w:r>
        <w:commentReference w:id="3"/>
      </w:r>
      <w:r>
        <w:t xml:space="preserve"> </w:t>
      </w:r>
      <w:del w:id="4" w:author="Pankaj Sharma" w:date="2016-05-24T12:56:00Z">
        <w:r>
          <w:delText>deleted</w:delText>
        </w:r>
      </w:del>
      <w:ins w:id="5" w:author="Pankaj Sharma" w:date="2016-05-24T12:56:00Z">
        <w:r>
          <w:t>inserted</w:t>
        </w:r>
      </w:ins>
      <w:r>
        <w:t xml:space="preserve"> text </w:t>
      </w:r>
    </w:p>
    <w:p w14:paraId="4C539A4F" w14:textId="77777777" w:rsidR="00E50540" w:rsidRDefault="00E50540">
      <w:pPr>
        <w:pStyle w:val="Empty"/>
      </w:pPr>
      <w:r>
        <w:t xml:space="preserve">  </w:t>
      </w:r>
    </w:p>
    <w:p w14:paraId="3E53A157" w14:textId="77777777" w:rsidR="00E50540" w:rsidRDefault="00E50540">
      <w:pPr>
        <w:pStyle w:val="BodyTextXA"/>
        <w:rPr>
          <w:ins w:id="6" w:author="Pankaj Sharma" w:date="2016-05-24T12:56:00Z"/>
        </w:rPr>
      </w:pPr>
      <w:r>
        <w:t> </w:t>
      </w:r>
      <w:ins w:id="7" w:author="Pankaj Sharma" w:date="2016-07-04T13:04:00Z">
        <w:r>
          <w:t>This is Track inserted element with track inserted text</w:t>
        </w:r>
      </w:ins>
    </w:p>
    <w:p w14:paraId="29615BE0" w14:textId="77777777" w:rsidR="00E50540" w:rsidRDefault="00E50540">
      <w:pPr>
        <w:pStyle w:val="Empty"/>
      </w:pPr>
      <w:r>
        <w:t xml:space="preserve">  </w:t>
      </w:r>
    </w:p>
    <w:p w14:paraId="170E6EFA" w14:textId="77777777" w:rsidR="00E50540" w:rsidRDefault="00E50540">
      <w:pPr>
        <w:pStyle w:val="BodyTextXA"/>
      </w:pPr>
      <w:r>
        <w:t> </w:t>
      </w:r>
      <w:del w:id="8" w:author="Pankaj Sharma" w:date="2016-07-04T13:05:00Z">
        <w:r>
          <w:delText>This is Track inserted element with track deleted text</w:delText>
        </w:r>
      </w:del>
    </w:p>
    <w:p w14:paraId="1FC4350E" w14:textId="77777777" w:rsidR="00E50540" w:rsidRDefault="00E50540">
      <w:pPr>
        <w:pStyle w:val="Empty"/>
      </w:pPr>
      <w:r>
        <w:t xml:space="preserve">  </w:t>
      </w:r>
    </w:p>
    <w:p w14:paraId="45341175" w14:textId="77777777" w:rsidR="00E50540" w:rsidRDefault="00E50540">
      <w:pPr>
        <w:pStyle w:val="BodyTextXA"/>
      </w:pPr>
      <w:r>
        <w:t> </w:t>
      </w:r>
      <w:commentRangeStart w:id="9"/>
      <w:r>
        <w:t>This</w:t>
      </w:r>
      <w:commentRangeEnd w:id="9"/>
      <w:r>
        <w:commentReference w:id="9"/>
      </w:r>
      <w:r>
        <w:t xml:space="preserve"> is para </w:t>
      </w:r>
      <w:commentRangeStart w:id="10"/>
      <w:r>
        <w:t>with</w:t>
      </w:r>
      <w:commentRangeEnd w:id="10"/>
      <w:r>
        <w:commentReference w:id="10"/>
      </w:r>
      <w:r>
        <w:t xml:space="preserve"> </w:t>
      </w:r>
      <w:commentRangeStart w:id="11"/>
      <w:r>
        <w:t>comments</w:t>
      </w:r>
      <w:commentRangeEnd w:id="11"/>
      <w:r>
        <w:commentReference w:id="11"/>
      </w:r>
    </w:p>
    <w:p w14:paraId="798E9842" w14:textId="77777777" w:rsidR="00E50540" w:rsidRDefault="00E50540">
      <w:pPr>
        <w:pStyle w:val="Empty"/>
      </w:pPr>
      <w:r>
        <w:t xml:space="preserve">  </w:t>
      </w:r>
    </w:p>
    <w:p w14:paraId="6E740540" w14:textId="77777777" w:rsidR="00E50540" w:rsidRDefault="00E50540">
      <w:pPr>
        <w:pStyle w:val="BodyTextXA"/>
      </w:pPr>
      <w:r>
        <w:t> </w:t>
      </w:r>
      <w:commentRangeStart w:id="12"/>
      <w:ins w:id="13" w:author="Pankaj Sharma" w:date="2016-05-24T12:58:00Z">
        <w:r>
          <w:t>Comments</w:t>
        </w:r>
      </w:ins>
      <w:commentRangeEnd w:id="12"/>
      <w:r>
        <w:commentReference w:id="12"/>
      </w:r>
      <w:ins w:id="14" w:author="Pankaj Sharma" w:date="2016-05-24T12:58:00Z">
        <w:r>
          <w:t xml:space="preserve"> on </w:t>
        </w:r>
        <w:commentRangeStart w:id="15"/>
        <w:r>
          <w:t>track</w:t>
        </w:r>
      </w:ins>
      <w:commentRangeEnd w:id="15"/>
      <w:r>
        <w:commentReference w:id="15"/>
      </w:r>
      <w:ins w:id="16" w:author="Pankaj Sharma" w:date="2016-05-24T12:58:00Z">
        <w:r>
          <w:t xml:space="preserve"> inserted </w:t>
        </w:r>
        <w:commentRangeStart w:id="17"/>
        <w:r>
          <w:t>text</w:t>
        </w:r>
      </w:ins>
      <w:commentRangeEnd w:id="17"/>
      <w:r>
        <w:commentReference w:id="17"/>
      </w:r>
    </w:p>
    <w:p w14:paraId="73FA4A07" w14:textId="77777777" w:rsidR="00E50540" w:rsidRDefault="00E50540">
      <w:pPr>
        <w:pStyle w:val="Empty"/>
      </w:pPr>
      <w:r>
        <w:t xml:space="preserve">  </w:t>
      </w:r>
    </w:p>
    <w:p w14:paraId="63F6F064" w14:textId="77777777" w:rsidR="00E50540" w:rsidRDefault="00E50540">
      <w:pPr>
        <w:pStyle w:val="BodyTextXA"/>
      </w:pPr>
      <w:r>
        <w:t> </w:t>
      </w:r>
      <w:commentRangeStart w:id="18"/>
      <w:del w:id="19" w:author="Pankaj Sharma" w:date="2016-05-24T12:58:00Z">
        <w:r>
          <w:delText>Comments</w:delText>
        </w:r>
      </w:del>
      <w:commentRangeEnd w:id="18"/>
      <w:r>
        <w:commentReference w:id="18"/>
      </w:r>
      <w:del w:id="20" w:author="Pankaj Sharma" w:date="2016-05-24T12:58:00Z">
        <w:r>
          <w:delText xml:space="preserve"> on </w:delText>
        </w:r>
        <w:commentRangeStart w:id="21"/>
        <w:r>
          <w:delText>track</w:delText>
        </w:r>
      </w:del>
      <w:commentRangeEnd w:id="21"/>
      <w:r>
        <w:commentReference w:id="21"/>
      </w:r>
      <w:del w:id="22" w:author="Pankaj Sharma" w:date="2016-05-24T12:58:00Z">
        <w:r>
          <w:delText xml:space="preserve"> deleted </w:delText>
        </w:r>
        <w:commentRangeStart w:id="23"/>
        <w:r>
          <w:delText>text</w:delText>
        </w:r>
      </w:del>
      <w:commentRangeEnd w:id="23"/>
      <w:r>
        <w:commentReference w:id="23"/>
      </w:r>
    </w:p>
    <w:p w14:paraId="1371244B" w14:textId="77777777" w:rsidR="00E50540" w:rsidRDefault="00E50540">
      <w:pPr>
        <w:pStyle w:val="Empty"/>
      </w:pPr>
      <w:r>
        <w:t xml:space="preserve">  </w:t>
      </w:r>
    </w:p>
    <w:p w14:paraId="7689FD4D" w14:textId="77777777" w:rsidR="00E50540" w:rsidRDefault="00E50540">
      <w:pPr>
        <w:pBdr>
          <w:top w:val="single" w:sz="2" w:space="1" w:color="auto"/>
        </w:pBdr>
      </w:pPr>
      <w:r>
        <w:t>  </w:t>
      </w:r>
      <w:r>
        <w:fldChar w:fldCharType="begin" w:fldLock="1"/>
      </w:r>
      <w:r>
        <w:instrText>SEQ en \r 1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  This is endnote content for demo 111</w:t>
      </w:r>
    </w:p>
    <w:p w14:paraId="26C76BAF" w14:textId="77777777" w:rsidR="00E50540" w:rsidRDefault="00E50540" w:rsidP="00E50540">
      <w:pPr>
        <w:pStyle w:val="Empty"/>
      </w:pPr>
      <w:r>
        <w:t xml:space="preserve">  </w:t>
      </w:r>
    </w:p>
    <w:p w14:paraId="4B7AE407" w14:textId="77777777" w:rsidR="00E50540" w:rsidRDefault="00E50540">
      <w:r>
        <w:t>  </w:t>
      </w:r>
      <w:r>
        <w:fldChar w:fldCharType="begin" w:fldLock="1"/>
      </w:r>
      <w:r>
        <w:instrText>SEQ en \* Arabic \n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  This is endnote content for demo 222</w:t>
      </w:r>
    </w:p>
    <w:p w14:paraId="448AB703" w14:textId="77777777" w:rsidR="00E50540" w:rsidRDefault="00E50540">
      <w:pPr>
        <w:pStyle w:val="Empty"/>
      </w:pPr>
      <w:r>
        <w:t xml:space="preserve">  </w:t>
      </w:r>
    </w:p>
    <w:sectPr w:rsidR="00E50540" w:rsidSect="00E5054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footnotePr>
        <w:numFmt w:val="lowerRoman"/>
      </w:footnotePr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Pankaj Sharma" w:date="2016-06-07T17:57:00Z" w:initials="PS">
    <w:p w14:paraId="6F4AB58D" w14:textId="77777777" w:rsidR="00E50540" w:rsidRDefault="00E50540">
      <w:r>
        <w:annotationRef/>
      </w:r>
      <w:r>
        <w:t>Nested inner</w:t>
      </w:r>
    </w:p>
  </w:comment>
  <w:comment w:id="3" w:author="Pankaj Sharma" w:date="2016-06-07T17:56:00Z" w:initials="PS">
    <w:p w14:paraId="2023DDEE" w14:textId="77777777" w:rsidR="00E50540" w:rsidRDefault="00E50540">
      <w:r>
        <w:annotationRef/>
      </w:r>
      <w:r>
        <w:t>Nested outer</w:t>
      </w:r>
    </w:p>
  </w:comment>
  <w:comment w:id="9" w:author="Pankaj Sharma" w:date="2016-05-24T12:57:00Z" w:initials="PS">
    <w:p w14:paraId="1B05C91B" w14:textId="77777777" w:rsidR="00E50540" w:rsidRDefault="00E50540">
      <w:r>
        <w:annotationRef/>
      </w:r>
      <w:r>
        <w:t>start XA 111</w:t>
      </w:r>
    </w:p>
  </w:comment>
  <w:comment w:id="10" w:author="Pankaj Sharma" w:date="2016-05-24T12:57:00Z" w:initials="PS">
    <w:p w14:paraId="4800DBE3" w14:textId="77777777" w:rsidR="00E50540" w:rsidRDefault="00E50540">
      <w:r>
        <w:annotationRef/>
      </w:r>
      <w:r>
        <w:t>middle XA 111</w:t>
      </w:r>
    </w:p>
  </w:comment>
  <w:comment w:id="11" w:author="Pankaj Sharma" w:date="2016-05-24T12:57:00Z" w:initials="PS">
    <w:p w14:paraId="64006D74" w14:textId="77777777" w:rsidR="00E50540" w:rsidRDefault="00E50540">
      <w:r>
        <w:annotationRef/>
      </w:r>
      <w:r>
        <w:t>end XA 111</w:t>
      </w:r>
    </w:p>
  </w:comment>
  <w:comment w:id="12" w:author="Pankaj Sharma" w:date="2016-05-24T12:58:00Z" w:initials="PS">
    <w:p w14:paraId="7F73DABF" w14:textId="77777777" w:rsidR="00E50540" w:rsidRDefault="00E50540">
      <w:r>
        <w:annotationRef/>
      </w:r>
      <w:r>
        <w:t>start XA 222</w:t>
      </w:r>
    </w:p>
  </w:comment>
  <w:comment w:id="15" w:author="Pankaj Sharma" w:date="2016-05-24T12:59:00Z" w:initials="PS">
    <w:p w14:paraId="1A9BC8E6" w14:textId="77777777" w:rsidR="00E50540" w:rsidRDefault="00E50540">
      <w:r>
        <w:annotationRef/>
      </w:r>
      <w:r>
        <w:t>middle XA 222</w:t>
      </w:r>
    </w:p>
  </w:comment>
  <w:comment w:id="17" w:author="Pankaj Sharma" w:date="2016-05-24T12:59:00Z" w:initials="PS">
    <w:p w14:paraId="6576EE9A" w14:textId="77777777" w:rsidR="00E50540" w:rsidRDefault="00E50540">
      <w:r>
        <w:annotationRef/>
      </w:r>
      <w:r>
        <w:t>end XA 222</w:t>
      </w:r>
    </w:p>
  </w:comment>
  <w:comment w:id="18" w:author="Pankaj Sharma" w:date="2016-05-24T12:59:00Z" w:initials="PS">
    <w:p w14:paraId="1EAC7BFD" w14:textId="77777777" w:rsidR="00E50540" w:rsidRDefault="00E50540">
      <w:r>
        <w:annotationRef/>
      </w:r>
      <w:r>
        <w:t>start XA 333</w:t>
      </w:r>
    </w:p>
  </w:comment>
  <w:comment w:id="21" w:author="Pankaj Sharma" w:date="2016-05-24T12:59:00Z" w:initials="PS">
    <w:p w14:paraId="5A1D5DEB" w14:textId="77777777" w:rsidR="00E50540" w:rsidRDefault="00E50540">
      <w:r>
        <w:annotationRef/>
      </w:r>
      <w:r>
        <w:t>middle XA 333</w:t>
      </w:r>
    </w:p>
  </w:comment>
  <w:comment w:id="23" w:author="Pankaj Sharma" w:date="2016-05-24T12:59:00Z" w:initials="PS">
    <w:p w14:paraId="33A8E560" w14:textId="77777777" w:rsidR="00E50540" w:rsidRDefault="00E50540">
      <w:r>
        <w:annotationRef/>
      </w:r>
      <w:r>
        <w:t>end XA 333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4AB58D" w15:done="0"/>
  <w15:commentEx w15:paraId="2023DDEE" w15:done="0"/>
  <w15:commentEx w15:paraId="1B05C91B" w15:done="0"/>
  <w15:commentEx w15:paraId="4800DBE3" w15:done="0"/>
  <w15:commentEx w15:paraId="64006D74" w15:done="0"/>
  <w15:commentEx w15:paraId="7F73DABF" w15:done="0"/>
  <w15:commentEx w15:paraId="1A9BC8E6" w15:done="0"/>
  <w15:commentEx w15:paraId="6576EE9A" w15:done="0"/>
  <w15:commentEx w15:paraId="1EAC7BFD" w15:done="0"/>
  <w15:commentEx w15:paraId="5A1D5DEB" w15:done="0"/>
  <w15:commentEx w15:paraId="33A8E56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4AB58D" w16cid:durableId="0AE84F20"/>
  <w16cid:commentId w16cid:paraId="2023DDEE" w16cid:durableId="4E8DAD5F"/>
  <w16cid:commentId w16cid:paraId="1B05C91B" w16cid:durableId="7A8D9848"/>
  <w16cid:commentId w16cid:paraId="4800DBE3" w16cid:durableId="5CE6CB97"/>
  <w16cid:commentId w16cid:paraId="64006D74" w16cid:durableId="78D6686C"/>
  <w16cid:commentId w16cid:paraId="7F73DABF" w16cid:durableId="6AD4DAB9"/>
  <w16cid:commentId w16cid:paraId="1A9BC8E6" w16cid:durableId="50380728"/>
  <w16cid:commentId w16cid:paraId="6576EE9A" w16cid:durableId="3958156B"/>
  <w16cid:commentId w16cid:paraId="1EAC7BFD" w16cid:durableId="0C830E4E"/>
  <w16cid:commentId w16cid:paraId="5A1D5DEB" w16cid:durableId="14149BBD"/>
  <w16cid:commentId w16cid:paraId="33A8E560" w16cid:durableId="4FF10C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6AEEF" w14:textId="77777777" w:rsidR="006F09CF" w:rsidRDefault="006F09CF" w:rsidP="007C3AB0">
      <w:r>
        <w:separator/>
      </w:r>
    </w:p>
  </w:endnote>
  <w:endnote w:type="continuationSeparator" w:id="0">
    <w:p w14:paraId="08FDD627" w14:textId="77777777" w:rsidR="006F09CF" w:rsidRDefault="006F09CF" w:rsidP="007C3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05789" w14:textId="77777777" w:rsidR="00A112EF" w:rsidRDefault="00A112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color w:val="8C8C8C" w:themeColor="background1" w:themeShade="8C"/>
      </w:rPr>
      <w:alias w:val="Document Type"/>
      <w:tag w:val="Document Type"/>
      <w:id w:val="270665196"/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14:paraId="4330F51F" w14:textId="77777777" w:rsidR="007C3AB0" w:rsidRDefault="007C3AB0" w:rsidP="007C3AB0">
        <w:pPr>
          <w:pStyle w:val="Footer"/>
          <w:pBdr>
            <w:top w:val="single" w:sz="24" w:space="5" w:color="9BBB59" w:themeColor="accent3"/>
          </w:pBdr>
          <w:jc w:val="right"/>
          <w:rPr>
            <w:i/>
            <w:iCs/>
            <w:color w:val="8C8C8C" w:themeColor="background1" w:themeShade="8C"/>
          </w:rPr>
        </w:pPr>
        <w:r>
          <w:rPr>
            <w:i/>
            <w:iCs/>
            <w:color w:val="8C8C8C" w:themeColor="background1" w:themeShade="8C"/>
          </w:rPr>
          <w:t>Quark XML Author for B</w:t>
        </w:r>
        <w:r w:rsidR="004F02B8">
          <w:rPr>
            <w:i/>
            <w:iCs/>
            <w:color w:val="8C8C8C" w:themeColor="background1" w:themeShade="8C"/>
          </w:rPr>
          <w:t>usiness Documents</w:t>
        </w:r>
      </w:p>
    </w:sdtContent>
  </w:sdt>
  <w:p w14:paraId="483882B9" w14:textId="77777777" w:rsidR="007C3AB0" w:rsidRDefault="007C3AB0" w:rsidP="007C3AB0">
    <w:pPr>
      <w:pStyle w:val="Footer"/>
    </w:pPr>
  </w:p>
  <w:p w14:paraId="3AFBD297" w14:textId="77777777" w:rsidR="007C3AB0" w:rsidRDefault="007C3A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CACD" w14:textId="77777777" w:rsidR="00A112EF" w:rsidRDefault="00A112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760FC" w14:textId="77777777" w:rsidR="006F09CF" w:rsidRDefault="006F09CF" w:rsidP="007C3AB0">
      <w:r>
        <w:separator/>
      </w:r>
    </w:p>
  </w:footnote>
  <w:footnote w:type="continuationSeparator" w:id="0">
    <w:p w14:paraId="0A5D4882" w14:textId="77777777" w:rsidR="006F09CF" w:rsidRDefault="006F09CF" w:rsidP="007C3AB0">
      <w:r>
        <w:continuationSeparator/>
      </w:r>
    </w:p>
  </w:footnote>
  <w:footnote w:id="1">
    <w:p w14:paraId="0966AFB4" w14:textId="77777777" w:rsidR="00E50540" w:rsidRDefault="00E5054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50540">
        <w:t>This is footnote content for demo 111</w:t>
      </w:r>
    </w:p>
  </w:footnote>
  <w:footnote w:id="2">
    <w:p w14:paraId="436F4603" w14:textId="77777777" w:rsidR="00E50540" w:rsidRDefault="00E5054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50540">
        <w:t>This is footnote content for demo 222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9EA3" w14:textId="77777777" w:rsidR="00A112EF" w:rsidRDefault="00A112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2002" w14:textId="77777777" w:rsidR="007C3AB0" w:rsidRDefault="00C763B5" w:rsidP="007C3AB0">
    <w:pPr>
      <w:pStyle w:val="Header"/>
      <w:ind w:right="-576"/>
      <w:jc w:val="right"/>
      <w:rPr>
        <w:rFonts w:asciiTheme="majorHAnsi" w:eastAsiaTheme="majorEastAsia" w:hAnsiTheme="majorHAnsi" w:cstheme="majorBidi"/>
        <w:sz w:val="28"/>
        <w:szCs w:val="28"/>
      </w:rPr>
    </w:pPr>
    <w:r w:rsidRPr="00C763B5">
      <w:rPr>
        <w:rFonts w:asciiTheme="majorHAnsi" w:eastAsiaTheme="majorEastAsia" w:hAnsiTheme="majorHAnsi" w:cstheme="majorBidi"/>
        <w:sz w:val="28"/>
        <w:szCs w:val="28"/>
      </w:rPr>
      <w:fldChar w:fldCharType="begin"/>
    </w:r>
    <w:r w:rsidRPr="00C763B5">
      <w:rPr>
        <w:rFonts w:asciiTheme="majorHAnsi" w:eastAsiaTheme="majorEastAsia" w:hAnsiTheme="majorHAnsi" w:cstheme="majorBidi"/>
        <w:sz w:val="28"/>
        <w:szCs w:val="28"/>
      </w:rPr>
      <w:instrText xml:space="preserve"> PAGE   \* MERGEFORMAT </w:instrText>
    </w:r>
    <w:r w:rsidRPr="00C763B5">
      <w:rPr>
        <w:rFonts w:asciiTheme="majorHAnsi" w:eastAsiaTheme="majorEastAsia" w:hAnsiTheme="majorHAnsi" w:cstheme="majorBidi"/>
        <w:sz w:val="28"/>
        <w:szCs w:val="28"/>
      </w:rPr>
      <w:fldChar w:fldCharType="separate"/>
    </w:r>
    <w:r w:rsidR="000A6DED">
      <w:rPr>
        <w:rFonts w:asciiTheme="majorHAnsi" w:eastAsiaTheme="majorEastAsia" w:hAnsiTheme="majorHAnsi" w:cstheme="majorBidi"/>
        <w:noProof/>
        <w:sz w:val="28"/>
        <w:szCs w:val="28"/>
      </w:rPr>
      <w:t>1</w:t>
    </w:r>
    <w:r w:rsidRPr="00C763B5">
      <w:rPr>
        <w:rFonts w:asciiTheme="majorHAnsi" w:eastAsiaTheme="majorEastAsia" w:hAnsiTheme="majorHAnsi" w:cstheme="majorBidi"/>
        <w:noProof/>
        <w:sz w:val="28"/>
        <w:szCs w:val="28"/>
      </w:rPr>
      <w:fldChar w:fldCharType="end"/>
    </w:r>
  </w:p>
  <w:p w14:paraId="3943C1C5" w14:textId="7E01E7DC" w:rsidR="007C3AB0" w:rsidRDefault="00E72F45" w:rsidP="007C3AB0">
    <w:pPr>
      <w:pStyle w:val="Header"/>
    </w:pPr>
    <w:r>
      <w:fldChar w:fldCharType="begin"/>
    </w:r>
    <w:r w:rsidR="00A00A59">
      <w:instrText xml:space="preserve"> DOCVARIABLE  audience  \* MERGEFORMAT </w:instrText>
    </w:r>
    <w:r w:rsidR="003554F8">
      <w:fldChar w:fldCharType="separate"/>
    </w:r>
    <w:r w:rsidR="003554F8">
      <w:t xml:space="preserve"> </w:t>
    </w:r>
    <w:r>
      <w:fldChar w:fldCharType="end"/>
    </w:r>
    <w:r w:rsidR="00A00A59">
      <w:t xml:space="preserve"> </w:t>
    </w:r>
    <w:r w:rsidR="00CB4A9F">
      <w:t xml:space="preserve">  </w:t>
    </w:r>
    <w:r>
      <w:fldChar w:fldCharType="begin"/>
    </w:r>
    <w:r w:rsidR="00A00A59">
      <w:instrText xml:space="preserve"> DOCVARIABLE  importance  \* MERGEFORMAT </w:instrText>
    </w:r>
    <w:r w:rsidR="003554F8">
      <w:fldChar w:fldCharType="separate"/>
    </w:r>
    <w:r w:rsidR="003554F8">
      <w:t xml:space="preserve"> </w:t>
    </w:r>
    <w:r>
      <w:fldChar w:fldCharType="end"/>
    </w:r>
    <w:r w:rsidR="00B77E0E">
      <w:t xml:space="preserve"> </w:t>
    </w:r>
    <w:r w:rsidR="00CB4A9F">
      <w:t xml:space="preserve">  </w:t>
    </w:r>
    <w:r>
      <w:fldChar w:fldCharType="begin"/>
    </w:r>
    <w:r w:rsidR="00A00A59">
      <w:instrText xml:space="preserve"> DOCVARIABLE  channel  \* MERGEFORMAT </w:instrText>
    </w:r>
    <w:r w:rsidR="003554F8">
      <w:fldChar w:fldCharType="separate"/>
    </w:r>
    <w:r w:rsidR="003554F8">
      <w:t xml:space="preserve"> </w:t>
    </w:r>
    <w:r>
      <w:fldChar w:fldCharType="end"/>
    </w:r>
  </w:p>
  <w:p w14:paraId="776D829F" w14:textId="77777777" w:rsidR="007C3AB0" w:rsidRDefault="007C3A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0335" w14:textId="77777777" w:rsidR="00A112EF" w:rsidRDefault="00A112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973F91"/>
    <w:multiLevelType w:val="singleLevel"/>
    <w:tmpl w:val="D61C92F0"/>
    <w:lvl w:ilvl="0">
      <w:start w:val="1"/>
      <w:numFmt w:val="decimal"/>
      <w:pStyle w:val="ListNumber43d73221effb484e8e5d75d848c9d4c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824ACD43"/>
    <w:multiLevelType w:val="singleLevel"/>
    <w:tmpl w:val="D61C92F0"/>
    <w:lvl w:ilvl="0">
      <w:start w:val="1"/>
      <w:numFmt w:val="decimal"/>
      <w:pStyle w:val="ListNumbera8f3a541685d42ccba89971677fca11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85D396AC"/>
    <w:multiLevelType w:val="singleLevel"/>
    <w:tmpl w:val="CE3EBB52"/>
    <w:lvl w:ilvl="0">
      <w:start w:val="1"/>
      <w:numFmt w:val="decimal"/>
      <w:pStyle w:val="ListNumber29246806372be4af3a31ccc120f12dc6c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85F4C172"/>
    <w:multiLevelType w:val="hybridMultilevel"/>
    <w:tmpl w:val="CDA00C62"/>
    <w:lvl w:ilvl="0" w:tplc="9EFCAA12">
      <w:start w:val="1"/>
      <w:numFmt w:val="lowerLetter"/>
      <w:pStyle w:val="ListNumber2XA5f4510d4e1f542d3b3eac786b7f77290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86E6468E"/>
    <w:multiLevelType w:val="hybridMultilevel"/>
    <w:tmpl w:val="6D2CC8E4"/>
    <w:lvl w:ilvl="0" w:tplc="8A68417C">
      <w:start w:val="1"/>
      <w:numFmt w:val="lowerRoman"/>
      <w:pStyle w:val="ListNumber3XAda48f281118d4fdcb381b5e240971bc9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87764D61"/>
    <w:multiLevelType w:val="hybridMultilevel"/>
    <w:tmpl w:val="6D2CC8E4"/>
    <w:lvl w:ilvl="0" w:tplc="8A68417C">
      <w:start w:val="1"/>
      <w:numFmt w:val="lowerRoman"/>
      <w:pStyle w:val="ListNumber3XAe6ebe707706c4cc08d29ca7a5c07d81a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87B2AA90"/>
    <w:multiLevelType w:val="singleLevel"/>
    <w:tmpl w:val="D61C92F0"/>
    <w:lvl w:ilvl="0">
      <w:start w:val="1"/>
      <w:numFmt w:val="decimal"/>
      <w:pStyle w:val="ListNumber550e2428fb6644c3929ff23cfe2e28b7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8B73364D"/>
    <w:multiLevelType w:val="singleLevel"/>
    <w:tmpl w:val="D61C92F0"/>
    <w:lvl w:ilvl="0">
      <w:start w:val="1"/>
      <w:numFmt w:val="decimal"/>
      <w:pStyle w:val="ListNumberb58fdb99b15b4c5ca4e75a96ca376f39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8B8FC323"/>
    <w:multiLevelType w:val="singleLevel"/>
    <w:tmpl w:val="D61C92F0"/>
    <w:lvl w:ilvl="0">
      <w:start w:val="1"/>
      <w:numFmt w:val="decimal"/>
      <w:pStyle w:val="ListNumber899c21d214e04beb88c7952c464ece8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8C048141"/>
    <w:multiLevelType w:val="hybridMultilevel"/>
    <w:tmpl w:val="CDA00C62"/>
    <w:lvl w:ilvl="0" w:tplc="9EFCAA12">
      <w:start w:val="1"/>
      <w:numFmt w:val="lowerLetter"/>
      <w:pStyle w:val="ListNumber2XA245eee85822b44d6b1628ca92d4c1474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8D6D9B29"/>
    <w:multiLevelType w:val="hybridMultilevel"/>
    <w:tmpl w:val="CDA00C62"/>
    <w:lvl w:ilvl="0" w:tplc="9EFCAA12">
      <w:start w:val="1"/>
      <w:numFmt w:val="lowerLetter"/>
      <w:pStyle w:val="ListNumber2XAabbe685010d84d85a7a99e09ac501ca9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8F8AAA8B"/>
    <w:multiLevelType w:val="singleLevel"/>
    <w:tmpl w:val="D61C92F0"/>
    <w:lvl w:ilvl="0">
      <w:start w:val="1"/>
      <w:numFmt w:val="decimal"/>
      <w:pStyle w:val="ListNumber99e1b8f09bde43cdbe248d5f37ebd5d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8FD7C693"/>
    <w:multiLevelType w:val="singleLevel"/>
    <w:tmpl w:val="D61C92F0"/>
    <w:lvl w:ilvl="0">
      <w:start w:val="1"/>
      <w:numFmt w:val="decimal"/>
      <w:pStyle w:val="ListNumberc3f894cf85094bccb6b4c0fec535e98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927EDC2F"/>
    <w:multiLevelType w:val="hybridMultilevel"/>
    <w:tmpl w:val="CDA00C62"/>
    <w:lvl w:ilvl="0" w:tplc="9EFCAA12">
      <w:start w:val="1"/>
      <w:numFmt w:val="lowerLetter"/>
      <w:pStyle w:val="ListNumber2XA055673fad5a841ebb6ae9c6b16fed579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92A3C815"/>
    <w:multiLevelType w:val="singleLevel"/>
    <w:tmpl w:val="70DE6B58"/>
    <w:lvl w:ilvl="0">
      <w:start w:val="1"/>
      <w:numFmt w:val="decimal"/>
      <w:pStyle w:val="ListNumber33a591b7132084f75abc298dacf3efcfc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5" w15:restartNumberingAfterBreak="0">
    <w:nsid w:val="92DA9AD4"/>
    <w:multiLevelType w:val="singleLevel"/>
    <w:tmpl w:val="D61C92F0"/>
    <w:lvl w:ilvl="0">
      <w:start w:val="1"/>
      <w:numFmt w:val="decimal"/>
      <w:pStyle w:val="ListNumberd79d62fcd9c7416d8da8653534bd3e3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93BAD6E7"/>
    <w:multiLevelType w:val="hybridMultilevel"/>
    <w:tmpl w:val="CDA00C62"/>
    <w:lvl w:ilvl="0" w:tplc="9EFCAA12">
      <w:start w:val="1"/>
      <w:numFmt w:val="lowerLetter"/>
      <w:pStyle w:val="ListNumber2XA03e72fa9bdf64406b40cc4444ef56052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93E1599C"/>
    <w:multiLevelType w:val="singleLevel"/>
    <w:tmpl w:val="70DE6B58"/>
    <w:lvl w:ilvl="0">
      <w:start w:val="1"/>
      <w:numFmt w:val="decimal"/>
      <w:pStyle w:val="ListNumber3399c041758a24b29b9de8e487546528f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8" w15:restartNumberingAfterBreak="0">
    <w:nsid w:val="94EE1FE0"/>
    <w:multiLevelType w:val="singleLevel"/>
    <w:tmpl w:val="D61C92F0"/>
    <w:lvl w:ilvl="0">
      <w:start w:val="1"/>
      <w:numFmt w:val="decimal"/>
      <w:pStyle w:val="ListNumber4a98fdac5f36488e9d74255078b45d7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9770DF20"/>
    <w:multiLevelType w:val="singleLevel"/>
    <w:tmpl w:val="D61C92F0"/>
    <w:lvl w:ilvl="0">
      <w:start w:val="1"/>
      <w:numFmt w:val="decimal"/>
      <w:pStyle w:val="ListNumbere778a4a995c547a7b64601cecd91daa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97840C8C"/>
    <w:multiLevelType w:val="singleLevel"/>
    <w:tmpl w:val="70DE6B58"/>
    <w:lvl w:ilvl="0">
      <w:start w:val="1"/>
      <w:numFmt w:val="decimal"/>
      <w:pStyle w:val="ListNumber3a8908fc8a8d74aa087dfc2a4b8b5949f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1" w15:restartNumberingAfterBreak="0">
    <w:nsid w:val="981091FA"/>
    <w:multiLevelType w:val="singleLevel"/>
    <w:tmpl w:val="CE3EBB52"/>
    <w:lvl w:ilvl="0">
      <w:start w:val="1"/>
      <w:numFmt w:val="decimal"/>
      <w:pStyle w:val="ListNumber25d05130f6edd4e6e999cdf21a317567b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2" w15:restartNumberingAfterBreak="0">
    <w:nsid w:val="996A0DB8"/>
    <w:multiLevelType w:val="hybridMultilevel"/>
    <w:tmpl w:val="CDA00C62"/>
    <w:lvl w:ilvl="0" w:tplc="9EFCAA12">
      <w:start w:val="1"/>
      <w:numFmt w:val="lowerLetter"/>
      <w:pStyle w:val="ListNumber2XA3681f428960144349065c4a81b8a5915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99AC685F"/>
    <w:multiLevelType w:val="hybridMultilevel"/>
    <w:tmpl w:val="6D2CC8E4"/>
    <w:lvl w:ilvl="0" w:tplc="8A68417C">
      <w:start w:val="1"/>
      <w:numFmt w:val="lowerRoman"/>
      <w:pStyle w:val="ListNumber3XA40624d4e61ab4025b86e8e73a98e04bd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9AA73821"/>
    <w:multiLevelType w:val="hybridMultilevel"/>
    <w:tmpl w:val="CDA00C62"/>
    <w:lvl w:ilvl="0" w:tplc="9EFCAA12">
      <w:start w:val="1"/>
      <w:numFmt w:val="lowerLetter"/>
      <w:pStyle w:val="ListNumber2XA141f2771b90e4141819d6591b3c16e27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9B6E35B8"/>
    <w:multiLevelType w:val="singleLevel"/>
    <w:tmpl w:val="70DE6B58"/>
    <w:lvl w:ilvl="0">
      <w:start w:val="1"/>
      <w:numFmt w:val="decimal"/>
      <w:pStyle w:val="ListNumber36f4b4627f2ad4e4da8699e333a37565f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6" w15:restartNumberingAfterBreak="0">
    <w:nsid w:val="9D99B89B"/>
    <w:multiLevelType w:val="singleLevel"/>
    <w:tmpl w:val="CE3EBB52"/>
    <w:lvl w:ilvl="0">
      <w:start w:val="1"/>
      <w:numFmt w:val="decimal"/>
      <w:pStyle w:val="ListNumber2ae65b9d9b44442a3b1e1c461e9073b6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7" w15:restartNumberingAfterBreak="0">
    <w:nsid w:val="9D9C16F8"/>
    <w:multiLevelType w:val="singleLevel"/>
    <w:tmpl w:val="70DE6B58"/>
    <w:lvl w:ilvl="0">
      <w:start w:val="1"/>
      <w:numFmt w:val="decimal"/>
      <w:pStyle w:val="ListNumber36f6078cbd548400fb426bbec06f44d7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8" w15:restartNumberingAfterBreak="0">
    <w:nsid w:val="9E802EB1"/>
    <w:multiLevelType w:val="singleLevel"/>
    <w:tmpl w:val="70DE6B58"/>
    <w:lvl w:ilvl="0">
      <w:start w:val="1"/>
      <w:numFmt w:val="decimal"/>
      <w:pStyle w:val="ListNumber381094a37b93c42c48cbac92c884ecad9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9" w15:restartNumberingAfterBreak="0">
    <w:nsid w:val="9EF7496C"/>
    <w:multiLevelType w:val="singleLevel"/>
    <w:tmpl w:val="CE3EBB52"/>
    <w:lvl w:ilvl="0">
      <w:start w:val="1"/>
      <w:numFmt w:val="decimal"/>
      <w:pStyle w:val="ListNumber263081cd99c6d4a3483348f79336ce33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0" w15:restartNumberingAfterBreak="0">
    <w:nsid w:val="A1B1BC96"/>
    <w:multiLevelType w:val="hybridMultilevel"/>
    <w:tmpl w:val="CDA00C62"/>
    <w:lvl w:ilvl="0" w:tplc="9EFCAA12">
      <w:start w:val="1"/>
      <w:numFmt w:val="lowerLetter"/>
      <w:pStyle w:val="ListNumber2XAcf30ea240b624be98d200c6bb3485bb4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A39470E3"/>
    <w:multiLevelType w:val="singleLevel"/>
    <w:tmpl w:val="D61C92F0"/>
    <w:lvl w:ilvl="0">
      <w:start w:val="1"/>
      <w:numFmt w:val="decimal"/>
      <w:pStyle w:val="ListNumberc0ddb7137d7c4c7ebd6bd81686a3baa8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AA3069A7"/>
    <w:multiLevelType w:val="singleLevel"/>
    <w:tmpl w:val="D61C92F0"/>
    <w:lvl w:ilvl="0">
      <w:start w:val="1"/>
      <w:numFmt w:val="decimal"/>
      <w:pStyle w:val="ListNumber94d78cb8ca2847a28567705f150158e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ABD2E397"/>
    <w:multiLevelType w:val="hybridMultilevel"/>
    <w:tmpl w:val="CDA00C62"/>
    <w:lvl w:ilvl="0" w:tplc="9EFCAA12">
      <w:start w:val="1"/>
      <w:numFmt w:val="lowerLetter"/>
      <w:pStyle w:val="ListNumber2XA647a30045a7d49dba013529fc9d06651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AC285161"/>
    <w:multiLevelType w:val="singleLevel"/>
    <w:tmpl w:val="D61C92F0"/>
    <w:lvl w:ilvl="0">
      <w:start w:val="1"/>
      <w:numFmt w:val="decimal"/>
      <w:pStyle w:val="ListNumber94bca372782142469172ff1846d8bf79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B03F40EC"/>
    <w:multiLevelType w:val="singleLevel"/>
    <w:tmpl w:val="D61C92F0"/>
    <w:lvl w:ilvl="0">
      <w:start w:val="1"/>
      <w:numFmt w:val="decimal"/>
      <w:pStyle w:val="ListNumbera38145f3053e4b72828e7e79ec36f13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B04A2442"/>
    <w:multiLevelType w:val="singleLevel"/>
    <w:tmpl w:val="CE3EBB52"/>
    <w:lvl w:ilvl="0">
      <w:start w:val="1"/>
      <w:numFmt w:val="decimal"/>
      <w:pStyle w:val="ListNumber2016c6f6dfd784f7490e17b47a1d93845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7" w15:restartNumberingAfterBreak="0">
    <w:nsid w:val="B0F9E197"/>
    <w:multiLevelType w:val="hybridMultilevel"/>
    <w:tmpl w:val="CDA00C62"/>
    <w:lvl w:ilvl="0" w:tplc="9EFCAA12">
      <w:start w:val="1"/>
      <w:numFmt w:val="lowerLetter"/>
      <w:pStyle w:val="ListNumber2XAe822dbf656b042e8b3c3b1c6521ea5df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B11A4225"/>
    <w:multiLevelType w:val="hybridMultilevel"/>
    <w:tmpl w:val="6D2CC8E4"/>
    <w:lvl w:ilvl="0" w:tplc="8A68417C">
      <w:start w:val="1"/>
      <w:numFmt w:val="lowerRoman"/>
      <w:pStyle w:val="ListNumber3XA21926a4109b04493985d4236a28f8407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B1A1BA46"/>
    <w:multiLevelType w:val="singleLevel"/>
    <w:tmpl w:val="70DE6B58"/>
    <w:lvl w:ilvl="0">
      <w:start w:val="1"/>
      <w:numFmt w:val="decimal"/>
      <w:pStyle w:val="ListNumber3805437afb44548d9af8c8acbed29ecba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0" w15:restartNumberingAfterBreak="0">
    <w:nsid w:val="B1DC09DE"/>
    <w:multiLevelType w:val="singleLevel"/>
    <w:tmpl w:val="D61C92F0"/>
    <w:lvl w:ilvl="0">
      <w:start w:val="1"/>
      <w:numFmt w:val="decimal"/>
      <w:pStyle w:val="ListNumber85da6aea49064adcab96324079cecae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B3203088"/>
    <w:multiLevelType w:val="singleLevel"/>
    <w:tmpl w:val="CE3EBB52"/>
    <w:lvl w:ilvl="0">
      <w:start w:val="1"/>
      <w:numFmt w:val="decimal"/>
      <w:pStyle w:val="ListNumber2a44f3678d32d4865bc2943606eb19cd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2" w15:restartNumberingAfterBreak="0">
    <w:nsid w:val="B36AA27B"/>
    <w:multiLevelType w:val="hybridMultilevel"/>
    <w:tmpl w:val="CDA00C62"/>
    <w:lvl w:ilvl="0" w:tplc="9EFCAA12">
      <w:start w:val="1"/>
      <w:numFmt w:val="lowerLetter"/>
      <w:pStyle w:val="ListNumber2XAe7ed5855f4504d33b12c116a82d81bd5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B4F13B2A"/>
    <w:multiLevelType w:val="singleLevel"/>
    <w:tmpl w:val="CE3EBB52"/>
    <w:lvl w:ilvl="0">
      <w:start w:val="1"/>
      <w:numFmt w:val="decimal"/>
      <w:pStyle w:val="ListNumber2c8cfd8a374f4475eab6de47ec166d11c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4" w15:restartNumberingAfterBreak="0">
    <w:nsid w:val="B4F9ABFE"/>
    <w:multiLevelType w:val="singleLevel"/>
    <w:tmpl w:val="CE3EBB52"/>
    <w:lvl w:ilvl="0">
      <w:start w:val="1"/>
      <w:numFmt w:val="decimal"/>
      <w:pStyle w:val="ListNumber2aaf4db96343d48b19d1cdbd9a6dc1e4b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5" w15:restartNumberingAfterBreak="0">
    <w:nsid w:val="B5876F09"/>
    <w:multiLevelType w:val="singleLevel"/>
    <w:tmpl w:val="D61C92F0"/>
    <w:lvl w:ilvl="0">
      <w:start w:val="1"/>
      <w:numFmt w:val="decimal"/>
      <w:pStyle w:val="ListNumber9e53fc7a01f04b808d8bec62d04a876f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6" w15:restartNumberingAfterBreak="0">
    <w:nsid w:val="B82D5463"/>
    <w:multiLevelType w:val="hybridMultilevel"/>
    <w:tmpl w:val="6D2CC8E4"/>
    <w:lvl w:ilvl="0" w:tplc="8A68417C">
      <w:start w:val="1"/>
      <w:numFmt w:val="lowerRoman"/>
      <w:pStyle w:val="ListNumber3XAae5f42f550474b6cb100ad49e68ccb39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B9400BE4"/>
    <w:multiLevelType w:val="singleLevel"/>
    <w:tmpl w:val="70DE6B58"/>
    <w:lvl w:ilvl="0">
      <w:start w:val="1"/>
      <w:numFmt w:val="decimal"/>
      <w:pStyle w:val="ListNumber3dd42c8d4c59043d686c2b240d76f93d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8" w15:restartNumberingAfterBreak="0">
    <w:nsid w:val="BCD038BC"/>
    <w:multiLevelType w:val="hybridMultilevel"/>
    <w:tmpl w:val="6D2CC8E4"/>
    <w:lvl w:ilvl="0" w:tplc="8A68417C">
      <w:start w:val="1"/>
      <w:numFmt w:val="lowerRoman"/>
      <w:pStyle w:val="ListNumber3XAec9eeec4afa448bc8cacde95ad562548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BEF27BCB"/>
    <w:multiLevelType w:val="singleLevel"/>
    <w:tmpl w:val="CE3EBB52"/>
    <w:lvl w:ilvl="0">
      <w:start w:val="1"/>
      <w:numFmt w:val="decimal"/>
      <w:pStyle w:val="ListNumber2af00924dfe0548b9bb2e1d97f3ee20cb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0" w15:restartNumberingAfterBreak="0">
    <w:nsid w:val="C2A0A63C"/>
    <w:multiLevelType w:val="singleLevel"/>
    <w:tmpl w:val="CE3EBB52"/>
    <w:lvl w:ilvl="0">
      <w:start w:val="1"/>
      <w:numFmt w:val="decimal"/>
      <w:pStyle w:val="ListNumber2d1372e84d38a4301a8a233703d9ebcc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1" w15:restartNumberingAfterBreak="0">
    <w:nsid w:val="C350D222"/>
    <w:multiLevelType w:val="singleLevel"/>
    <w:tmpl w:val="70DE6B58"/>
    <w:lvl w:ilvl="0">
      <w:start w:val="1"/>
      <w:numFmt w:val="decimal"/>
      <w:pStyle w:val="ListNumber30de0dea8d29f4fdb9f10a3672b6ecbb9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2" w15:restartNumberingAfterBreak="0">
    <w:nsid w:val="C65BFB09"/>
    <w:multiLevelType w:val="hybridMultilevel"/>
    <w:tmpl w:val="CDA00C62"/>
    <w:lvl w:ilvl="0" w:tplc="9EFCAA12">
      <w:start w:val="1"/>
      <w:numFmt w:val="lowerLetter"/>
      <w:pStyle w:val="ListNumber2XAf546b3a16ae04920bc0590bebf0a4253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C9CA2393"/>
    <w:multiLevelType w:val="hybridMultilevel"/>
    <w:tmpl w:val="6D2CC8E4"/>
    <w:lvl w:ilvl="0" w:tplc="8A68417C">
      <w:start w:val="1"/>
      <w:numFmt w:val="lowerRoman"/>
      <w:pStyle w:val="ListNumber3XA43d019e18ab7443cafdf647be934ddcd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CAE2FCCF"/>
    <w:multiLevelType w:val="hybridMultilevel"/>
    <w:tmpl w:val="6D2CC8E4"/>
    <w:lvl w:ilvl="0" w:tplc="8A68417C">
      <w:start w:val="1"/>
      <w:numFmt w:val="lowerRoman"/>
      <w:pStyle w:val="ListNumber3XAab75f60b594c4e5dabb77cc22ac12db7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CB16752E"/>
    <w:multiLevelType w:val="hybridMultilevel"/>
    <w:tmpl w:val="6D2CC8E4"/>
    <w:lvl w:ilvl="0" w:tplc="8A68417C">
      <w:start w:val="1"/>
      <w:numFmt w:val="lowerRoman"/>
      <w:pStyle w:val="ListNumber3XAd74f22d43a174f1ca17d466986604089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CD645314"/>
    <w:multiLevelType w:val="hybridMultilevel"/>
    <w:tmpl w:val="6D2CC8E4"/>
    <w:lvl w:ilvl="0" w:tplc="8A68417C">
      <w:start w:val="1"/>
      <w:numFmt w:val="lowerRoman"/>
      <w:pStyle w:val="ListNumber3XA376c5431e70b484582b05d490a1ceed1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CF4B1886"/>
    <w:multiLevelType w:val="singleLevel"/>
    <w:tmpl w:val="70DE6B58"/>
    <w:lvl w:ilvl="0">
      <w:start w:val="1"/>
      <w:numFmt w:val="decimal"/>
      <w:pStyle w:val="ListNumber32cd06e52d795413ca67c22a31458eb7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8" w15:restartNumberingAfterBreak="0">
    <w:nsid w:val="D0C560B1"/>
    <w:multiLevelType w:val="singleLevel"/>
    <w:tmpl w:val="D61C92F0"/>
    <w:lvl w:ilvl="0">
      <w:start w:val="1"/>
      <w:numFmt w:val="decimal"/>
      <w:pStyle w:val="ListNumber9b5ddc54b18b49b8a99777871627adf9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9" w15:restartNumberingAfterBreak="0">
    <w:nsid w:val="D0F0597F"/>
    <w:multiLevelType w:val="singleLevel"/>
    <w:tmpl w:val="D61C92F0"/>
    <w:lvl w:ilvl="0">
      <w:start w:val="1"/>
      <w:numFmt w:val="decimal"/>
      <w:pStyle w:val="ListNumberfc525fa334c44a0aade4f28f69b6851f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0" w15:restartNumberingAfterBreak="0">
    <w:nsid w:val="D1786E2B"/>
    <w:multiLevelType w:val="hybridMultilevel"/>
    <w:tmpl w:val="CDA00C62"/>
    <w:lvl w:ilvl="0" w:tplc="9EFCAA12">
      <w:start w:val="1"/>
      <w:numFmt w:val="lowerLetter"/>
      <w:pStyle w:val="ListNumber2XA3da7f9d658d543bfb695a682f76fd0bc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D5C69DE6"/>
    <w:multiLevelType w:val="singleLevel"/>
    <w:tmpl w:val="70DE6B58"/>
    <w:lvl w:ilvl="0">
      <w:start w:val="1"/>
      <w:numFmt w:val="decimal"/>
      <w:pStyle w:val="ListNumber3c644b6d48ebb41dd8ebd11b1e4ab604c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62" w15:restartNumberingAfterBreak="0">
    <w:nsid w:val="D5E74667"/>
    <w:multiLevelType w:val="singleLevel"/>
    <w:tmpl w:val="CE3EBB52"/>
    <w:lvl w:ilvl="0">
      <w:start w:val="1"/>
      <w:numFmt w:val="decimal"/>
      <w:pStyle w:val="ListNumber25288accc5aa74d07a44cdf1afe1108db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3" w15:restartNumberingAfterBreak="0">
    <w:nsid w:val="DA803231"/>
    <w:multiLevelType w:val="hybridMultilevel"/>
    <w:tmpl w:val="6D2CC8E4"/>
    <w:lvl w:ilvl="0" w:tplc="8A68417C">
      <w:start w:val="1"/>
      <w:numFmt w:val="lowerRoman"/>
      <w:pStyle w:val="ListNumber3XAca55000bf64f4a908485974126aaeb11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DD4478F4"/>
    <w:multiLevelType w:val="hybridMultilevel"/>
    <w:tmpl w:val="6D2CC8E4"/>
    <w:lvl w:ilvl="0" w:tplc="8A68417C">
      <w:start w:val="1"/>
      <w:numFmt w:val="lowerRoman"/>
      <w:pStyle w:val="ListNumber3XAe4f5f84ca291412b862d5d95c9a43aad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DF6183A4"/>
    <w:multiLevelType w:val="singleLevel"/>
    <w:tmpl w:val="CE3EBB52"/>
    <w:lvl w:ilvl="0">
      <w:start w:val="1"/>
      <w:numFmt w:val="decimal"/>
      <w:pStyle w:val="ListNumber2b1e25df370af4f0a863e55ff8536a9f6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6" w15:restartNumberingAfterBreak="0">
    <w:nsid w:val="DFB96CFE"/>
    <w:multiLevelType w:val="singleLevel"/>
    <w:tmpl w:val="CE3EBB52"/>
    <w:lvl w:ilvl="0">
      <w:start w:val="1"/>
      <w:numFmt w:val="decimal"/>
      <w:pStyle w:val="ListNumber2320c9c5b11494dfa9f19ca60ebe2159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 w15:restartNumberingAfterBreak="0">
    <w:nsid w:val="DFF70AFE"/>
    <w:multiLevelType w:val="singleLevel"/>
    <w:tmpl w:val="D61C92F0"/>
    <w:lvl w:ilvl="0">
      <w:start w:val="1"/>
      <w:numFmt w:val="decimal"/>
      <w:pStyle w:val="ListNumber34a38d0ad99543878920ebce4bd665af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8" w15:restartNumberingAfterBreak="0">
    <w:nsid w:val="E067067F"/>
    <w:multiLevelType w:val="singleLevel"/>
    <w:tmpl w:val="D61C92F0"/>
    <w:lvl w:ilvl="0">
      <w:start w:val="1"/>
      <w:numFmt w:val="decimal"/>
      <w:pStyle w:val="ListNumberafce71e9118f418dae8e36712a6cc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9" w15:restartNumberingAfterBreak="0">
    <w:nsid w:val="E0A34C36"/>
    <w:multiLevelType w:val="hybridMultilevel"/>
    <w:tmpl w:val="CDA00C62"/>
    <w:lvl w:ilvl="0" w:tplc="9EFCAA12">
      <w:start w:val="1"/>
      <w:numFmt w:val="lowerLetter"/>
      <w:pStyle w:val="ListNumber2XA19f1d1c1262a45278c30a1ded8c147ef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E0ED853C"/>
    <w:multiLevelType w:val="singleLevel"/>
    <w:tmpl w:val="70DE6B58"/>
    <w:lvl w:ilvl="0">
      <w:start w:val="1"/>
      <w:numFmt w:val="decimal"/>
      <w:pStyle w:val="ListNumber3b5f14996bcb046bbb57f054b7d21be0d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1" w15:restartNumberingAfterBreak="0">
    <w:nsid w:val="E283AEE1"/>
    <w:multiLevelType w:val="singleLevel"/>
    <w:tmpl w:val="D61C92F0"/>
    <w:lvl w:ilvl="0">
      <w:start w:val="1"/>
      <w:numFmt w:val="decimal"/>
      <w:pStyle w:val="ListNumber7fd3744f81794d839bb4b6dd918792ec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2" w15:restartNumberingAfterBreak="0">
    <w:nsid w:val="E28681CF"/>
    <w:multiLevelType w:val="hybridMultilevel"/>
    <w:tmpl w:val="6D2CC8E4"/>
    <w:lvl w:ilvl="0" w:tplc="8A68417C">
      <w:start w:val="1"/>
      <w:numFmt w:val="lowerRoman"/>
      <w:pStyle w:val="ListNumber3XA023f0610215b4ddf9bf2012866f5c612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E2CDCB22"/>
    <w:multiLevelType w:val="singleLevel"/>
    <w:tmpl w:val="CE3EBB52"/>
    <w:lvl w:ilvl="0">
      <w:start w:val="1"/>
      <w:numFmt w:val="decimal"/>
      <w:pStyle w:val="ListNumber23124f09c996948fd80d33eedf1c57d68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4" w15:restartNumberingAfterBreak="0">
    <w:nsid w:val="E57D90CE"/>
    <w:multiLevelType w:val="hybridMultilevel"/>
    <w:tmpl w:val="CDA00C62"/>
    <w:lvl w:ilvl="0" w:tplc="9EFCAA12">
      <w:start w:val="1"/>
      <w:numFmt w:val="lowerLetter"/>
      <w:pStyle w:val="ListNumber2XA196cead7fe624a45b10855ddd31f7d97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E813EB6A"/>
    <w:multiLevelType w:val="singleLevel"/>
    <w:tmpl w:val="D61C92F0"/>
    <w:lvl w:ilvl="0">
      <w:start w:val="1"/>
      <w:numFmt w:val="decimal"/>
      <w:pStyle w:val="ListNumberf6e86e906c8145719feeb617dab8095f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6" w15:restartNumberingAfterBreak="0">
    <w:nsid w:val="E8A7498D"/>
    <w:multiLevelType w:val="singleLevel"/>
    <w:tmpl w:val="CE3EBB52"/>
    <w:lvl w:ilvl="0">
      <w:start w:val="1"/>
      <w:numFmt w:val="decimal"/>
      <w:pStyle w:val="ListNumber200788843b7394b1280be6277842e6f88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7" w15:restartNumberingAfterBreak="0">
    <w:nsid w:val="E8A87DE3"/>
    <w:multiLevelType w:val="singleLevel"/>
    <w:tmpl w:val="70DE6B58"/>
    <w:lvl w:ilvl="0">
      <w:start w:val="1"/>
      <w:numFmt w:val="decimal"/>
      <w:pStyle w:val="ListNumber345f57cf30e234be393ced44ca844a7fd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8" w15:restartNumberingAfterBreak="0">
    <w:nsid w:val="E9625D17"/>
    <w:multiLevelType w:val="hybridMultilevel"/>
    <w:tmpl w:val="CDA00C62"/>
    <w:lvl w:ilvl="0" w:tplc="9EFCAA12">
      <w:start w:val="1"/>
      <w:numFmt w:val="lowerLetter"/>
      <w:pStyle w:val="ListNumber2XA74a5c36b05c64f2f870f0f8523aa4151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EFA76C27"/>
    <w:multiLevelType w:val="hybridMultilevel"/>
    <w:tmpl w:val="6D2CC8E4"/>
    <w:lvl w:ilvl="0" w:tplc="8A68417C">
      <w:start w:val="1"/>
      <w:numFmt w:val="lowerRoman"/>
      <w:pStyle w:val="ListNumber3XA60a4acf532274b7ea637ec18ce5f7b8d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 w15:restartNumberingAfterBreak="0">
    <w:nsid w:val="F54A3AC1"/>
    <w:multiLevelType w:val="singleLevel"/>
    <w:tmpl w:val="70DE6B58"/>
    <w:lvl w:ilvl="0">
      <w:start w:val="1"/>
      <w:numFmt w:val="decimal"/>
      <w:pStyle w:val="ListNumber3e3154dc5c36b426c99cb3205b7952fcb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1" w15:restartNumberingAfterBreak="0">
    <w:nsid w:val="F646BD8E"/>
    <w:multiLevelType w:val="singleLevel"/>
    <w:tmpl w:val="70DE6B58"/>
    <w:lvl w:ilvl="0">
      <w:start w:val="1"/>
      <w:numFmt w:val="decimal"/>
      <w:pStyle w:val="ListNumber30d26d14e13b840189902469ebca6592a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2" w15:restartNumberingAfterBreak="0">
    <w:nsid w:val="F681F1B7"/>
    <w:multiLevelType w:val="singleLevel"/>
    <w:tmpl w:val="70DE6B58"/>
    <w:lvl w:ilvl="0">
      <w:start w:val="1"/>
      <w:numFmt w:val="decimal"/>
      <w:pStyle w:val="ListNumber3628a891435ef400f83d192449a1c8c75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3" w15:restartNumberingAfterBreak="0">
    <w:nsid w:val="F68AF8D6"/>
    <w:multiLevelType w:val="singleLevel"/>
    <w:tmpl w:val="D61C92F0"/>
    <w:lvl w:ilvl="0">
      <w:start w:val="1"/>
      <w:numFmt w:val="decimal"/>
      <w:pStyle w:val="ListNumber38e5486015724add95acfec2a7703cf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4" w15:restartNumberingAfterBreak="0">
    <w:nsid w:val="F76582A8"/>
    <w:multiLevelType w:val="singleLevel"/>
    <w:tmpl w:val="CE3EBB52"/>
    <w:lvl w:ilvl="0">
      <w:start w:val="1"/>
      <w:numFmt w:val="decimal"/>
      <w:pStyle w:val="ListNumber28426eeb8590f407e98a6ba642dd41205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5" w15:restartNumberingAfterBreak="0">
    <w:nsid w:val="F88E4AD6"/>
    <w:multiLevelType w:val="hybridMultilevel"/>
    <w:tmpl w:val="CDA00C62"/>
    <w:lvl w:ilvl="0" w:tplc="9EFCAA12">
      <w:start w:val="1"/>
      <w:numFmt w:val="lowerLetter"/>
      <w:pStyle w:val="ListNumber2XAde97334dd8644b57a2cd81378cd54ee9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FCAB7914"/>
    <w:multiLevelType w:val="singleLevel"/>
    <w:tmpl w:val="D61C92F0"/>
    <w:lvl w:ilvl="0">
      <w:start w:val="1"/>
      <w:numFmt w:val="decimal"/>
      <w:pStyle w:val="ListNumber6686f59fa1b3417499964967b4d74c06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7" w15:restartNumberingAfterBreak="0">
    <w:nsid w:val="FDF218DB"/>
    <w:multiLevelType w:val="hybridMultilevel"/>
    <w:tmpl w:val="6D2CC8E4"/>
    <w:lvl w:ilvl="0" w:tplc="8A68417C">
      <w:start w:val="1"/>
      <w:numFmt w:val="lowerRoman"/>
      <w:pStyle w:val="ListNumber3XA138f8b348d224d3088dd12315601cd06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FF4CC1C7"/>
    <w:multiLevelType w:val="hybridMultilevel"/>
    <w:tmpl w:val="6D2CC8E4"/>
    <w:lvl w:ilvl="0" w:tplc="8A68417C">
      <w:start w:val="1"/>
      <w:numFmt w:val="lowerRoman"/>
      <w:pStyle w:val="ListNumber3XA08639dc79d1e418bb7caf0628052b940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FFFFFF7E"/>
    <w:multiLevelType w:val="singleLevel"/>
    <w:tmpl w:val="70DE6B5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90" w15:restartNumberingAfterBreak="0">
    <w:nsid w:val="FFFFFF7F"/>
    <w:multiLevelType w:val="singleLevel"/>
    <w:tmpl w:val="CE3EBB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1" w15:restartNumberingAfterBreak="0">
    <w:nsid w:val="FFFFFF82"/>
    <w:multiLevelType w:val="singleLevel"/>
    <w:tmpl w:val="BD6204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2" w15:restartNumberingAfterBreak="0">
    <w:nsid w:val="FFFFFF83"/>
    <w:multiLevelType w:val="singleLevel"/>
    <w:tmpl w:val="C72C9B3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FFFFFF88"/>
    <w:multiLevelType w:val="singleLevel"/>
    <w:tmpl w:val="D61C92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4" w15:restartNumberingAfterBreak="0">
    <w:nsid w:val="FFFFFF89"/>
    <w:multiLevelType w:val="singleLevel"/>
    <w:tmpl w:val="7C72B4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5" w15:restartNumberingAfterBreak="0">
    <w:nsid w:val="026C092B"/>
    <w:multiLevelType w:val="hybridMultilevel"/>
    <w:tmpl w:val="CDA00C62"/>
    <w:lvl w:ilvl="0" w:tplc="9EFCAA12">
      <w:start w:val="1"/>
      <w:numFmt w:val="lowerLetter"/>
      <w:pStyle w:val="ListNumber2XA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05E17DC9"/>
    <w:multiLevelType w:val="singleLevel"/>
    <w:tmpl w:val="CE3EBB52"/>
    <w:lvl w:ilvl="0">
      <w:start w:val="1"/>
      <w:numFmt w:val="decimal"/>
      <w:pStyle w:val="ListNumber22c7a69ad714b414ab0a8bea46d6d67e5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7" w15:restartNumberingAfterBreak="0">
    <w:nsid w:val="0862D19A"/>
    <w:multiLevelType w:val="hybridMultilevel"/>
    <w:tmpl w:val="6D2CC8E4"/>
    <w:lvl w:ilvl="0" w:tplc="8A68417C">
      <w:start w:val="1"/>
      <w:numFmt w:val="lowerRoman"/>
      <w:pStyle w:val="ListNumber3XA862ade77e69d416ba6236527dc0d1613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8" w15:restartNumberingAfterBreak="0">
    <w:nsid w:val="09996B7B"/>
    <w:multiLevelType w:val="hybridMultilevel"/>
    <w:tmpl w:val="CDA00C62"/>
    <w:lvl w:ilvl="0" w:tplc="9EFCAA12">
      <w:start w:val="1"/>
      <w:numFmt w:val="lowerLetter"/>
      <w:pStyle w:val="ListNumber2XAcda0845cea5b45208ecf5acd95bb8013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0AF36E86"/>
    <w:multiLevelType w:val="singleLevel"/>
    <w:tmpl w:val="CE3EBB52"/>
    <w:lvl w:ilvl="0">
      <w:start w:val="1"/>
      <w:numFmt w:val="decimal"/>
      <w:pStyle w:val="ListNumber26b821314750b4443ad6b6a665e6149b7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0" w15:restartNumberingAfterBreak="0">
    <w:nsid w:val="0B12E693"/>
    <w:multiLevelType w:val="hybridMultilevel"/>
    <w:tmpl w:val="6D2CC8E4"/>
    <w:lvl w:ilvl="0" w:tplc="8A68417C">
      <w:start w:val="1"/>
      <w:numFmt w:val="lowerRoman"/>
      <w:pStyle w:val="ListNumber3XAa9ef9fef151b4abda7104c554a1ef1b3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0C216403"/>
    <w:multiLevelType w:val="hybridMultilevel"/>
    <w:tmpl w:val="6D2CC8E4"/>
    <w:lvl w:ilvl="0" w:tplc="8A68417C">
      <w:start w:val="1"/>
      <w:numFmt w:val="lowerRoman"/>
      <w:pStyle w:val="ListNumber3XA3dad6294311d429896d6ce7cc438b905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0EE2C259"/>
    <w:multiLevelType w:val="singleLevel"/>
    <w:tmpl w:val="70DE6B58"/>
    <w:lvl w:ilvl="0">
      <w:start w:val="1"/>
      <w:numFmt w:val="decimal"/>
      <w:pStyle w:val="ListNumber3cc27dd4c6234487b8a751aba1450b937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03" w15:restartNumberingAfterBreak="0">
    <w:nsid w:val="0EE64643"/>
    <w:multiLevelType w:val="hybridMultilevel"/>
    <w:tmpl w:val="6D2CC8E4"/>
    <w:lvl w:ilvl="0" w:tplc="8A68417C">
      <w:start w:val="1"/>
      <w:numFmt w:val="lowerRoman"/>
      <w:pStyle w:val="ListNumber3XA509c1b4e1fca42e2b46f43cb73824426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4" w15:restartNumberingAfterBreak="0">
    <w:nsid w:val="10670EAD"/>
    <w:multiLevelType w:val="hybridMultilevel"/>
    <w:tmpl w:val="CDA00C62"/>
    <w:lvl w:ilvl="0" w:tplc="9EFCAA12">
      <w:start w:val="1"/>
      <w:numFmt w:val="lowerLetter"/>
      <w:pStyle w:val="ListNumber2XAdff97718db1741cd9617846fa749f9c8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11EC22C9"/>
    <w:multiLevelType w:val="singleLevel"/>
    <w:tmpl w:val="D61C92F0"/>
    <w:lvl w:ilvl="0">
      <w:start w:val="1"/>
      <w:numFmt w:val="decimal"/>
      <w:pStyle w:val="ListNumber7953eca75f45401c82cd3f95706d9af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6" w15:restartNumberingAfterBreak="0">
    <w:nsid w:val="1674012D"/>
    <w:multiLevelType w:val="hybridMultilevel"/>
    <w:tmpl w:val="CDA00C62"/>
    <w:lvl w:ilvl="0" w:tplc="9EFCAA12">
      <w:start w:val="1"/>
      <w:numFmt w:val="lowerLetter"/>
      <w:pStyle w:val="ListNumber2XAc1e8bbdcc28c4abda55062a565fffe4d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1706E501"/>
    <w:multiLevelType w:val="hybridMultilevel"/>
    <w:tmpl w:val="6D2CC8E4"/>
    <w:lvl w:ilvl="0" w:tplc="8A68417C">
      <w:start w:val="1"/>
      <w:numFmt w:val="lowerRoman"/>
      <w:pStyle w:val="ListNumber3XAcaaa8818e06748b7b92669150796003c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8" w15:restartNumberingAfterBreak="0">
    <w:nsid w:val="17A6B1F4"/>
    <w:multiLevelType w:val="hybridMultilevel"/>
    <w:tmpl w:val="CDA00C62"/>
    <w:lvl w:ilvl="0" w:tplc="9EFCAA12">
      <w:start w:val="1"/>
      <w:numFmt w:val="lowerLetter"/>
      <w:pStyle w:val="ListNumber2XA90e332d3d2d741f8959457715c1a1050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18826B3E"/>
    <w:multiLevelType w:val="singleLevel"/>
    <w:tmpl w:val="D61C92F0"/>
    <w:lvl w:ilvl="0">
      <w:start w:val="1"/>
      <w:numFmt w:val="decimal"/>
      <w:pStyle w:val="ListNumber1b35b33639c44d2c8d7edbac6e3d371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0" w15:restartNumberingAfterBreak="0">
    <w:nsid w:val="19726CBF"/>
    <w:multiLevelType w:val="multilevel"/>
    <w:tmpl w:val="479A4FF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1" w15:restartNumberingAfterBreak="0">
    <w:nsid w:val="197F31D5"/>
    <w:multiLevelType w:val="singleLevel"/>
    <w:tmpl w:val="D61C92F0"/>
    <w:lvl w:ilvl="0">
      <w:start w:val="1"/>
      <w:numFmt w:val="decimal"/>
      <w:pStyle w:val="ListNumberc126cc5564104ec5a0c5bb72026564c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 w15:restartNumberingAfterBreak="0">
    <w:nsid w:val="1FDC2693"/>
    <w:multiLevelType w:val="singleLevel"/>
    <w:tmpl w:val="D61C92F0"/>
    <w:lvl w:ilvl="0">
      <w:start w:val="1"/>
      <w:numFmt w:val="decimal"/>
      <w:pStyle w:val="ListNumbere65089449aeb4ec590ed090c71665df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3" w15:restartNumberingAfterBreak="0">
    <w:nsid w:val="208B742F"/>
    <w:multiLevelType w:val="singleLevel"/>
    <w:tmpl w:val="D61C92F0"/>
    <w:lvl w:ilvl="0">
      <w:start w:val="1"/>
      <w:numFmt w:val="decimal"/>
      <w:pStyle w:val="ListNumberbdec62d5193249899e21c0e7b1ca426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4" w15:restartNumberingAfterBreak="0">
    <w:nsid w:val="20D2C7D9"/>
    <w:multiLevelType w:val="singleLevel"/>
    <w:tmpl w:val="CE3EBB52"/>
    <w:lvl w:ilvl="0">
      <w:start w:val="1"/>
      <w:numFmt w:val="decimal"/>
      <w:pStyle w:val="ListNumber2c8667d72268e409f84a26d0dff8f9a1d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5" w15:restartNumberingAfterBreak="0">
    <w:nsid w:val="22DAB64A"/>
    <w:multiLevelType w:val="hybridMultilevel"/>
    <w:tmpl w:val="6D2CC8E4"/>
    <w:lvl w:ilvl="0" w:tplc="8A68417C">
      <w:start w:val="1"/>
      <w:numFmt w:val="lowerRoman"/>
      <w:pStyle w:val="ListNumber3XA0d977bd56b394b11a24e0429131b6d67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6" w15:restartNumberingAfterBreak="0">
    <w:nsid w:val="24F7939F"/>
    <w:multiLevelType w:val="singleLevel"/>
    <w:tmpl w:val="70DE6B58"/>
    <w:lvl w:ilvl="0">
      <w:start w:val="1"/>
      <w:numFmt w:val="decimal"/>
      <w:pStyle w:val="ListNumber3d45de9266d1142e0a59c151919b2bfd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17" w15:restartNumberingAfterBreak="0">
    <w:nsid w:val="2569094C"/>
    <w:multiLevelType w:val="hybridMultilevel"/>
    <w:tmpl w:val="6D2CC8E4"/>
    <w:lvl w:ilvl="0" w:tplc="8A68417C">
      <w:start w:val="1"/>
      <w:numFmt w:val="lowerRoman"/>
      <w:pStyle w:val="ListNumber3XA277716c1f519405c8ce9e9b1b0f5f828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8" w15:restartNumberingAfterBreak="0">
    <w:nsid w:val="2688E016"/>
    <w:multiLevelType w:val="singleLevel"/>
    <w:tmpl w:val="CE3EBB52"/>
    <w:lvl w:ilvl="0">
      <w:start w:val="1"/>
      <w:numFmt w:val="decimal"/>
      <w:pStyle w:val="ListNumber23748016e5c1142e19703f9e89eb55187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9" w15:restartNumberingAfterBreak="0">
    <w:nsid w:val="26FA505F"/>
    <w:multiLevelType w:val="singleLevel"/>
    <w:tmpl w:val="D61C92F0"/>
    <w:lvl w:ilvl="0">
      <w:start w:val="1"/>
      <w:numFmt w:val="decimal"/>
      <w:pStyle w:val="ListNumber47c02310e5694509b28b7d3c36218a0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0" w15:restartNumberingAfterBreak="0">
    <w:nsid w:val="29888C2E"/>
    <w:multiLevelType w:val="singleLevel"/>
    <w:tmpl w:val="CE3EBB52"/>
    <w:lvl w:ilvl="0">
      <w:start w:val="1"/>
      <w:numFmt w:val="decimal"/>
      <w:pStyle w:val="ListNumber25353229be0d1468ca19892ccbd166e8c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1" w15:restartNumberingAfterBreak="0">
    <w:nsid w:val="2A7F1BE3"/>
    <w:multiLevelType w:val="singleLevel"/>
    <w:tmpl w:val="D61C92F0"/>
    <w:lvl w:ilvl="0">
      <w:start w:val="1"/>
      <w:numFmt w:val="decimal"/>
      <w:pStyle w:val="ListNumber9ca7617cc77c4bb3bae0f5b22e2d6bef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2" w15:restartNumberingAfterBreak="0">
    <w:nsid w:val="2BFF984E"/>
    <w:multiLevelType w:val="singleLevel"/>
    <w:tmpl w:val="CE3EBB52"/>
    <w:lvl w:ilvl="0">
      <w:start w:val="1"/>
      <w:numFmt w:val="decimal"/>
      <w:pStyle w:val="ListNumber226945ebd57cb49a28735008df46cf05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3" w15:restartNumberingAfterBreak="0">
    <w:nsid w:val="2D284CA8"/>
    <w:multiLevelType w:val="hybridMultilevel"/>
    <w:tmpl w:val="CDA00C62"/>
    <w:lvl w:ilvl="0" w:tplc="9EFCAA12">
      <w:start w:val="1"/>
      <w:numFmt w:val="lowerLetter"/>
      <w:pStyle w:val="ListNumber2XA2ea97589dc50423ab619fbde4991894c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2F7BBCB8"/>
    <w:multiLevelType w:val="singleLevel"/>
    <w:tmpl w:val="D61C92F0"/>
    <w:lvl w:ilvl="0">
      <w:start w:val="1"/>
      <w:numFmt w:val="decimal"/>
      <w:pStyle w:val="ListNumberbf41a63abad442618247110c0ff517a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5" w15:restartNumberingAfterBreak="0">
    <w:nsid w:val="30515363"/>
    <w:multiLevelType w:val="singleLevel"/>
    <w:tmpl w:val="70DE6B58"/>
    <w:lvl w:ilvl="0">
      <w:start w:val="1"/>
      <w:numFmt w:val="decimal"/>
      <w:pStyle w:val="ListNumber30849a593750d423989f5ee890054ca1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26" w15:restartNumberingAfterBreak="0">
    <w:nsid w:val="31751DDD"/>
    <w:multiLevelType w:val="singleLevel"/>
    <w:tmpl w:val="D61C92F0"/>
    <w:lvl w:ilvl="0">
      <w:start w:val="1"/>
      <w:numFmt w:val="decimal"/>
      <w:pStyle w:val="ListNumber1395cbda0c064999afd10f8d7f56a5c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7" w15:restartNumberingAfterBreak="0">
    <w:nsid w:val="331F6904"/>
    <w:multiLevelType w:val="singleLevel"/>
    <w:tmpl w:val="CE3EBB52"/>
    <w:lvl w:ilvl="0">
      <w:start w:val="1"/>
      <w:numFmt w:val="decimal"/>
      <w:pStyle w:val="ListNumber2a36fb4490f1b465395482cadc9ff799b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8" w15:restartNumberingAfterBreak="0">
    <w:nsid w:val="33D1EB6E"/>
    <w:multiLevelType w:val="singleLevel"/>
    <w:tmpl w:val="70DE6B58"/>
    <w:lvl w:ilvl="0">
      <w:start w:val="1"/>
      <w:numFmt w:val="decimal"/>
      <w:pStyle w:val="ListNumber3757cad2819934647990a589bb17e8822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29" w15:restartNumberingAfterBreak="0">
    <w:nsid w:val="350287A3"/>
    <w:multiLevelType w:val="singleLevel"/>
    <w:tmpl w:val="D61C92F0"/>
    <w:lvl w:ilvl="0">
      <w:start w:val="1"/>
      <w:numFmt w:val="decimal"/>
      <w:pStyle w:val="ListNumberadb172555d534f7eabf5bf10ca2f526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0" w15:restartNumberingAfterBreak="0">
    <w:nsid w:val="377142CD"/>
    <w:multiLevelType w:val="singleLevel"/>
    <w:tmpl w:val="70DE6B58"/>
    <w:lvl w:ilvl="0">
      <w:start w:val="1"/>
      <w:numFmt w:val="decimal"/>
      <w:pStyle w:val="ListNumber3adf07f9e4fe94ddebdb0c57a7db3f1d4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31" w15:restartNumberingAfterBreak="0">
    <w:nsid w:val="37ABDA56"/>
    <w:multiLevelType w:val="singleLevel"/>
    <w:tmpl w:val="70DE6B58"/>
    <w:lvl w:ilvl="0">
      <w:start w:val="1"/>
      <w:numFmt w:val="decimal"/>
      <w:pStyle w:val="ListNumber3723be565f6314867a50e9aef9e069790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32" w15:restartNumberingAfterBreak="0">
    <w:nsid w:val="39DD79E2"/>
    <w:multiLevelType w:val="hybridMultilevel"/>
    <w:tmpl w:val="6D2CC8E4"/>
    <w:lvl w:ilvl="0" w:tplc="8A68417C">
      <w:start w:val="1"/>
      <w:numFmt w:val="lowerRoman"/>
      <w:pStyle w:val="ListNumber3XAb5dff496734642038ff0ba8b92e12bef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3" w15:restartNumberingAfterBreak="0">
    <w:nsid w:val="3B396E1F"/>
    <w:multiLevelType w:val="hybridMultilevel"/>
    <w:tmpl w:val="6D2CC8E4"/>
    <w:lvl w:ilvl="0" w:tplc="8A68417C">
      <w:start w:val="1"/>
      <w:numFmt w:val="lowerRoman"/>
      <w:pStyle w:val="ListNumber3XA8e97a5bedf034b9f9c45bda6895a4f17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4" w15:restartNumberingAfterBreak="0">
    <w:nsid w:val="3DFA9058"/>
    <w:multiLevelType w:val="singleLevel"/>
    <w:tmpl w:val="CE3EBB52"/>
    <w:lvl w:ilvl="0">
      <w:start w:val="1"/>
      <w:numFmt w:val="decimal"/>
      <w:pStyle w:val="ListNumber2bf693875c5034c02921679f0a16fa74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5" w15:restartNumberingAfterBreak="0">
    <w:nsid w:val="3EA0F807"/>
    <w:multiLevelType w:val="singleLevel"/>
    <w:tmpl w:val="D61C92F0"/>
    <w:lvl w:ilvl="0">
      <w:start w:val="1"/>
      <w:numFmt w:val="decimal"/>
      <w:pStyle w:val="ListNumber5cb46add169c433aa962e883f4870e2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6" w15:restartNumberingAfterBreak="0">
    <w:nsid w:val="3F0994C2"/>
    <w:multiLevelType w:val="hybridMultilevel"/>
    <w:tmpl w:val="6D2CC8E4"/>
    <w:lvl w:ilvl="0" w:tplc="8A68417C">
      <w:start w:val="1"/>
      <w:numFmt w:val="lowerRoman"/>
      <w:pStyle w:val="ListNumber3XA77c1e7d95db94bf4b9860ed62ea130fa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7" w15:restartNumberingAfterBreak="0">
    <w:nsid w:val="3FD4AB12"/>
    <w:multiLevelType w:val="hybridMultilevel"/>
    <w:tmpl w:val="6D2CC8E4"/>
    <w:lvl w:ilvl="0" w:tplc="8A68417C">
      <w:start w:val="1"/>
      <w:numFmt w:val="lowerRoman"/>
      <w:pStyle w:val="ListNumber3XA38a365be46014d6a9514a01696953b9c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8" w15:restartNumberingAfterBreak="0">
    <w:nsid w:val="3FF1BA17"/>
    <w:multiLevelType w:val="singleLevel"/>
    <w:tmpl w:val="D61C92F0"/>
    <w:lvl w:ilvl="0">
      <w:start w:val="1"/>
      <w:numFmt w:val="decimal"/>
      <w:pStyle w:val="ListNumbera68d4d1750494b9da327416a90056f88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9" w15:restartNumberingAfterBreak="0">
    <w:nsid w:val="439BC929"/>
    <w:multiLevelType w:val="singleLevel"/>
    <w:tmpl w:val="D61C92F0"/>
    <w:lvl w:ilvl="0">
      <w:start w:val="1"/>
      <w:numFmt w:val="decimal"/>
      <w:pStyle w:val="ListNumber8be9ca9a52d94c9193d5d9bc129456ef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0" w15:restartNumberingAfterBreak="0">
    <w:nsid w:val="449A2AFC"/>
    <w:multiLevelType w:val="singleLevel"/>
    <w:tmpl w:val="D61C92F0"/>
    <w:lvl w:ilvl="0">
      <w:start w:val="1"/>
      <w:numFmt w:val="decimal"/>
      <w:pStyle w:val="ListNumber24c4529e6d21433a8d28bb60c9a589d9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1" w15:restartNumberingAfterBreak="0">
    <w:nsid w:val="45CBA6CE"/>
    <w:multiLevelType w:val="hybridMultilevel"/>
    <w:tmpl w:val="6D2CC8E4"/>
    <w:lvl w:ilvl="0" w:tplc="8A68417C">
      <w:start w:val="1"/>
      <w:numFmt w:val="lowerRoman"/>
      <w:pStyle w:val="ListNumber3XAd7267b9d87514b9697a744a6edfd7059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2" w15:restartNumberingAfterBreak="0">
    <w:nsid w:val="45E839B8"/>
    <w:multiLevelType w:val="singleLevel"/>
    <w:tmpl w:val="D61C92F0"/>
    <w:lvl w:ilvl="0">
      <w:start w:val="1"/>
      <w:numFmt w:val="decimal"/>
      <w:pStyle w:val="ListNumbere05cbb3df46e479dacf2f56921870ce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3" w15:restartNumberingAfterBreak="0">
    <w:nsid w:val="46570836"/>
    <w:multiLevelType w:val="singleLevel"/>
    <w:tmpl w:val="D61C92F0"/>
    <w:lvl w:ilvl="0">
      <w:start w:val="1"/>
      <w:numFmt w:val="decimal"/>
      <w:pStyle w:val="ListNumber72f9e369e60d43b9b5189e73aaf369e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4" w15:restartNumberingAfterBreak="0">
    <w:nsid w:val="4985116A"/>
    <w:multiLevelType w:val="singleLevel"/>
    <w:tmpl w:val="D61C92F0"/>
    <w:lvl w:ilvl="0">
      <w:start w:val="1"/>
      <w:numFmt w:val="decimal"/>
      <w:pStyle w:val="ListNumber1a2a3a6b213c4c6185bbdefd6f2263e4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5" w15:restartNumberingAfterBreak="0">
    <w:nsid w:val="4C003064"/>
    <w:multiLevelType w:val="hybridMultilevel"/>
    <w:tmpl w:val="CDA00C62"/>
    <w:lvl w:ilvl="0" w:tplc="9EFCAA12">
      <w:start w:val="1"/>
      <w:numFmt w:val="lowerLetter"/>
      <w:pStyle w:val="ListNumber2XAa91d281eb2e84ba48e9adf488bedb0dd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4D7E5DF4"/>
    <w:multiLevelType w:val="singleLevel"/>
    <w:tmpl w:val="70DE6B58"/>
    <w:lvl w:ilvl="0">
      <w:start w:val="1"/>
      <w:numFmt w:val="decimal"/>
      <w:pStyle w:val="ListNumber34278d1ae0ab943af85a8e13137891438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47" w15:restartNumberingAfterBreak="0">
    <w:nsid w:val="4F09B10A"/>
    <w:multiLevelType w:val="singleLevel"/>
    <w:tmpl w:val="D61C92F0"/>
    <w:lvl w:ilvl="0">
      <w:start w:val="1"/>
      <w:numFmt w:val="decimal"/>
      <w:pStyle w:val="ListNumberf6e5efc99bba4da7b0dd61a57677500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8" w15:restartNumberingAfterBreak="0">
    <w:nsid w:val="50890C04"/>
    <w:multiLevelType w:val="hybridMultilevel"/>
    <w:tmpl w:val="CDA00C62"/>
    <w:lvl w:ilvl="0" w:tplc="9EFCAA12">
      <w:start w:val="1"/>
      <w:numFmt w:val="lowerLetter"/>
      <w:pStyle w:val="ListNumber2XAb747d34d8379402c8e3396d3a262cfc4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520290E4"/>
    <w:multiLevelType w:val="hybridMultilevel"/>
    <w:tmpl w:val="CDA00C62"/>
    <w:lvl w:ilvl="0" w:tplc="9EFCAA12">
      <w:start w:val="1"/>
      <w:numFmt w:val="lowerLetter"/>
      <w:pStyle w:val="ListNumber2XA6ebbedd337e24ee48b08a9a193b2294f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53AF847A"/>
    <w:multiLevelType w:val="hybridMultilevel"/>
    <w:tmpl w:val="6D2CC8E4"/>
    <w:lvl w:ilvl="0" w:tplc="8A68417C">
      <w:start w:val="1"/>
      <w:numFmt w:val="lowerRoman"/>
      <w:pStyle w:val="ListNumber3XA9963f46c9438418faac82dba04b4f769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1" w15:restartNumberingAfterBreak="0">
    <w:nsid w:val="55BF4E32"/>
    <w:multiLevelType w:val="singleLevel"/>
    <w:tmpl w:val="70DE6B58"/>
    <w:lvl w:ilvl="0">
      <w:start w:val="1"/>
      <w:numFmt w:val="decimal"/>
      <w:pStyle w:val="ListNumber30f9924f5518b4c45ac2b267ed665030b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52" w15:restartNumberingAfterBreak="0">
    <w:nsid w:val="55EC2125"/>
    <w:multiLevelType w:val="singleLevel"/>
    <w:tmpl w:val="70DE6B58"/>
    <w:lvl w:ilvl="0">
      <w:start w:val="1"/>
      <w:numFmt w:val="decimal"/>
      <w:pStyle w:val="ListNumber34147622b9a5d4816868f1e044507f9db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53" w15:restartNumberingAfterBreak="0">
    <w:nsid w:val="563C04CA"/>
    <w:multiLevelType w:val="singleLevel"/>
    <w:tmpl w:val="D61C92F0"/>
    <w:lvl w:ilvl="0">
      <w:start w:val="1"/>
      <w:numFmt w:val="decimal"/>
      <w:pStyle w:val="ListNumberd282dc20fb364d508e75364d1ee93e77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4" w15:restartNumberingAfterBreak="0">
    <w:nsid w:val="5800DE3D"/>
    <w:multiLevelType w:val="singleLevel"/>
    <w:tmpl w:val="70DE6B58"/>
    <w:lvl w:ilvl="0">
      <w:start w:val="1"/>
      <w:numFmt w:val="decimal"/>
      <w:pStyle w:val="ListNumber3d0ee6b315dc34f0d8b8948fdc6d6dd8b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55" w15:restartNumberingAfterBreak="0">
    <w:nsid w:val="58440098"/>
    <w:multiLevelType w:val="hybridMultilevel"/>
    <w:tmpl w:val="39782A02"/>
    <w:lvl w:ilvl="0" w:tplc="EA86BD1A">
      <w:start w:val="1"/>
      <w:numFmt w:val="bullet"/>
      <w:pStyle w:val="ListBulletX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58CCD0A6"/>
    <w:multiLevelType w:val="singleLevel"/>
    <w:tmpl w:val="70DE6B58"/>
    <w:lvl w:ilvl="0">
      <w:start w:val="1"/>
      <w:numFmt w:val="decimal"/>
      <w:pStyle w:val="ListNumber3d9803a91aa534533b4334d94f4e3e40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57" w15:restartNumberingAfterBreak="0">
    <w:nsid w:val="59E01750"/>
    <w:multiLevelType w:val="singleLevel"/>
    <w:tmpl w:val="70DE6B58"/>
    <w:lvl w:ilvl="0">
      <w:start w:val="1"/>
      <w:numFmt w:val="decimal"/>
      <w:pStyle w:val="ListNumber3d17dc09aad2945919474eb5c0046978b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58" w15:restartNumberingAfterBreak="0">
    <w:nsid w:val="5CB90D1D"/>
    <w:multiLevelType w:val="singleLevel"/>
    <w:tmpl w:val="70DE6B58"/>
    <w:lvl w:ilvl="0">
      <w:start w:val="1"/>
      <w:numFmt w:val="decimal"/>
      <w:pStyle w:val="ListNumber3136edf99b5b043738f7486e2c4a09d6b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59" w15:restartNumberingAfterBreak="0">
    <w:nsid w:val="5DC15F10"/>
    <w:multiLevelType w:val="singleLevel"/>
    <w:tmpl w:val="D61C92F0"/>
    <w:lvl w:ilvl="0">
      <w:start w:val="1"/>
      <w:numFmt w:val="decimal"/>
      <w:pStyle w:val="ListNumber884707f405be4a40bec21335fc63f8d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0" w15:restartNumberingAfterBreak="0">
    <w:nsid w:val="5EFCF61F"/>
    <w:multiLevelType w:val="singleLevel"/>
    <w:tmpl w:val="70DE6B58"/>
    <w:lvl w:ilvl="0">
      <w:start w:val="1"/>
      <w:numFmt w:val="decimal"/>
      <w:pStyle w:val="ListNumber380b9994c83144446b4548939044c3924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61" w15:restartNumberingAfterBreak="0">
    <w:nsid w:val="5FA2C86D"/>
    <w:multiLevelType w:val="hybridMultilevel"/>
    <w:tmpl w:val="CDA00C62"/>
    <w:lvl w:ilvl="0" w:tplc="9EFCAA12">
      <w:start w:val="1"/>
      <w:numFmt w:val="lowerLetter"/>
      <w:pStyle w:val="ListNumber2XA4328fadb03f14241a378219c441c28c1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 w15:restartNumberingAfterBreak="0">
    <w:nsid w:val="5FC9EEBD"/>
    <w:multiLevelType w:val="singleLevel"/>
    <w:tmpl w:val="D61C92F0"/>
    <w:lvl w:ilvl="0">
      <w:start w:val="1"/>
      <w:numFmt w:val="decimal"/>
      <w:pStyle w:val="ListNumber37fd7aa8bb6e463aba090b43748a5666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3" w15:restartNumberingAfterBreak="0">
    <w:nsid w:val="6049FCE2"/>
    <w:multiLevelType w:val="hybridMultilevel"/>
    <w:tmpl w:val="CDA00C62"/>
    <w:lvl w:ilvl="0" w:tplc="9EFCAA12">
      <w:start w:val="1"/>
      <w:numFmt w:val="lowerLetter"/>
      <w:pStyle w:val="ListNumber2XAaff26490a6df4ccca21227fe969876ad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0">
    <w:nsid w:val="610A5A47"/>
    <w:multiLevelType w:val="singleLevel"/>
    <w:tmpl w:val="CE3EBB52"/>
    <w:lvl w:ilvl="0">
      <w:start w:val="1"/>
      <w:numFmt w:val="decimal"/>
      <w:pStyle w:val="ListNumber2be1393597ac244a1bb32c79f68ae2dfc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5" w15:restartNumberingAfterBreak="0">
    <w:nsid w:val="61675CFA"/>
    <w:multiLevelType w:val="singleLevel"/>
    <w:tmpl w:val="D61C92F0"/>
    <w:lvl w:ilvl="0">
      <w:start w:val="1"/>
      <w:numFmt w:val="decimal"/>
      <w:pStyle w:val="ListNumberee73c469447a4166a530d9a5ca1ce62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6" w15:restartNumberingAfterBreak="0">
    <w:nsid w:val="61DF7C5D"/>
    <w:multiLevelType w:val="hybridMultilevel"/>
    <w:tmpl w:val="9B36FE66"/>
    <w:lvl w:ilvl="0" w:tplc="6436E3EE">
      <w:start w:val="1"/>
      <w:numFmt w:val="bullet"/>
      <w:pStyle w:val="ListBullet3X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62AC8323"/>
    <w:multiLevelType w:val="singleLevel"/>
    <w:tmpl w:val="D61C92F0"/>
    <w:lvl w:ilvl="0">
      <w:start w:val="1"/>
      <w:numFmt w:val="decimal"/>
      <w:pStyle w:val="ListNumbere50d2008c2f6460e82b04b81591030af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8" w15:restartNumberingAfterBreak="0">
    <w:nsid w:val="63A0F8B8"/>
    <w:multiLevelType w:val="singleLevel"/>
    <w:tmpl w:val="D61C92F0"/>
    <w:lvl w:ilvl="0">
      <w:start w:val="1"/>
      <w:numFmt w:val="decimal"/>
      <w:pStyle w:val="ListNumber7dd902fab6ee4c8999c431842b0dc8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9" w15:restartNumberingAfterBreak="0">
    <w:nsid w:val="64902752"/>
    <w:multiLevelType w:val="hybridMultilevel"/>
    <w:tmpl w:val="CDA00C62"/>
    <w:lvl w:ilvl="0" w:tplc="9EFCAA12">
      <w:start w:val="1"/>
      <w:numFmt w:val="lowerLetter"/>
      <w:pStyle w:val="ListNumber2XA1e30e39333894d60817c0bd64a9de19f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0" w15:restartNumberingAfterBreak="0">
    <w:nsid w:val="64D7530A"/>
    <w:multiLevelType w:val="hybridMultilevel"/>
    <w:tmpl w:val="3A16B44E"/>
    <w:lvl w:ilvl="0" w:tplc="C302C310">
      <w:start w:val="1"/>
      <w:numFmt w:val="bullet"/>
      <w:pStyle w:val="ListBullet2XA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1" w15:restartNumberingAfterBreak="0">
    <w:nsid w:val="6554AA36"/>
    <w:multiLevelType w:val="hybridMultilevel"/>
    <w:tmpl w:val="CDA00C62"/>
    <w:lvl w:ilvl="0" w:tplc="9EFCAA12">
      <w:start w:val="1"/>
      <w:numFmt w:val="lowerLetter"/>
      <w:pStyle w:val="ListNumber2XAe48a0b4327784b1d822d6030a57995c0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2" w15:restartNumberingAfterBreak="0">
    <w:nsid w:val="657642D1"/>
    <w:multiLevelType w:val="hybridMultilevel"/>
    <w:tmpl w:val="6D2CC8E4"/>
    <w:lvl w:ilvl="0" w:tplc="8A68417C">
      <w:start w:val="1"/>
      <w:numFmt w:val="lowerRoman"/>
      <w:pStyle w:val="ListNumber3XA05012d98b5f945078f15e57309349ef7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3" w15:restartNumberingAfterBreak="0">
    <w:nsid w:val="65A3C634"/>
    <w:multiLevelType w:val="singleLevel"/>
    <w:tmpl w:val="D61C92F0"/>
    <w:lvl w:ilvl="0">
      <w:start w:val="1"/>
      <w:numFmt w:val="decimal"/>
      <w:pStyle w:val="ListNumber385cf4181b514189a9bad2a85c38258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4" w15:restartNumberingAfterBreak="0">
    <w:nsid w:val="665EE9CE"/>
    <w:multiLevelType w:val="singleLevel"/>
    <w:tmpl w:val="CE3EBB52"/>
    <w:lvl w:ilvl="0">
      <w:start w:val="1"/>
      <w:numFmt w:val="decimal"/>
      <w:pStyle w:val="ListNumber20b1ab0abb4384266aec9de73982ffa68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75" w15:restartNumberingAfterBreak="0">
    <w:nsid w:val="6958CA14"/>
    <w:multiLevelType w:val="singleLevel"/>
    <w:tmpl w:val="D61C92F0"/>
    <w:lvl w:ilvl="0">
      <w:start w:val="1"/>
      <w:numFmt w:val="decimal"/>
      <w:pStyle w:val="ListNumber6dcbe5b66af240599c66ec1b952ea18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6" w15:restartNumberingAfterBreak="0">
    <w:nsid w:val="69B521B0"/>
    <w:multiLevelType w:val="hybridMultilevel"/>
    <w:tmpl w:val="6D2CC8E4"/>
    <w:lvl w:ilvl="0" w:tplc="8A68417C">
      <w:start w:val="1"/>
      <w:numFmt w:val="lowerRoman"/>
      <w:pStyle w:val="ListNumber3XA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7" w15:restartNumberingAfterBreak="0">
    <w:nsid w:val="69CAAEED"/>
    <w:multiLevelType w:val="singleLevel"/>
    <w:tmpl w:val="D61C92F0"/>
    <w:lvl w:ilvl="0">
      <w:start w:val="1"/>
      <w:numFmt w:val="decimal"/>
      <w:pStyle w:val="ListNumber2a02b556e9da4b00be45b61e0c6f0098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8" w15:restartNumberingAfterBreak="0">
    <w:nsid w:val="6B24AEF5"/>
    <w:multiLevelType w:val="hybridMultilevel"/>
    <w:tmpl w:val="CDA00C62"/>
    <w:lvl w:ilvl="0" w:tplc="9EFCAA12">
      <w:start w:val="1"/>
      <w:numFmt w:val="lowerLetter"/>
      <w:pStyle w:val="ListNumber2XA8ab41e9bf14349ee8b50618b48d6fca3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6BEBFF65"/>
    <w:multiLevelType w:val="singleLevel"/>
    <w:tmpl w:val="CE3EBB52"/>
    <w:lvl w:ilvl="0">
      <w:start w:val="1"/>
      <w:numFmt w:val="decimal"/>
      <w:pStyle w:val="ListNumber268155aa2f01f41008cb4fc662f731049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80" w15:restartNumberingAfterBreak="0">
    <w:nsid w:val="6E3942D4"/>
    <w:multiLevelType w:val="singleLevel"/>
    <w:tmpl w:val="D61C92F0"/>
    <w:lvl w:ilvl="0">
      <w:start w:val="1"/>
      <w:numFmt w:val="decimal"/>
      <w:pStyle w:val="ListNumberfbb5e6b996fb41e6bf48d8f6eb42d61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1" w15:restartNumberingAfterBreak="0">
    <w:nsid w:val="6EBBF3C4"/>
    <w:multiLevelType w:val="singleLevel"/>
    <w:tmpl w:val="D61C92F0"/>
    <w:lvl w:ilvl="0">
      <w:start w:val="1"/>
      <w:numFmt w:val="decimal"/>
      <w:pStyle w:val="ListNumber672286fe74e140019993cbfc8434675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2" w15:restartNumberingAfterBreak="0">
    <w:nsid w:val="6FF372FA"/>
    <w:multiLevelType w:val="hybridMultilevel"/>
    <w:tmpl w:val="CDA00C62"/>
    <w:lvl w:ilvl="0" w:tplc="9EFCAA12">
      <w:start w:val="1"/>
      <w:numFmt w:val="lowerLetter"/>
      <w:pStyle w:val="ListNumber2XAdcb7e311b8ea491f93501f9a273d6d6c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3" w15:restartNumberingAfterBreak="0">
    <w:nsid w:val="704C5481"/>
    <w:multiLevelType w:val="hybridMultilevel"/>
    <w:tmpl w:val="6D2CC8E4"/>
    <w:lvl w:ilvl="0" w:tplc="8A68417C">
      <w:start w:val="1"/>
      <w:numFmt w:val="lowerRoman"/>
      <w:pStyle w:val="ListNumber3XAfa6700a7a55e490480bec88ee09c6205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4" w15:restartNumberingAfterBreak="0">
    <w:nsid w:val="70C7B95A"/>
    <w:multiLevelType w:val="singleLevel"/>
    <w:tmpl w:val="D61C92F0"/>
    <w:lvl w:ilvl="0">
      <w:start w:val="1"/>
      <w:numFmt w:val="decimal"/>
      <w:pStyle w:val="ListNumbere86e8d884f9c4060b819072a71d24308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5" w15:restartNumberingAfterBreak="0">
    <w:nsid w:val="71D0405E"/>
    <w:multiLevelType w:val="singleLevel"/>
    <w:tmpl w:val="CE3EBB52"/>
    <w:lvl w:ilvl="0">
      <w:start w:val="1"/>
      <w:numFmt w:val="decimal"/>
      <w:pStyle w:val="ListNumber26512d3166b7148f3bc3157eb65214615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86" w15:restartNumberingAfterBreak="0">
    <w:nsid w:val="72A77E21"/>
    <w:multiLevelType w:val="singleLevel"/>
    <w:tmpl w:val="CE3EBB52"/>
    <w:lvl w:ilvl="0">
      <w:start w:val="1"/>
      <w:numFmt w:val="decimal"/>
      <w:pStyle w:val="ListNumber25c13f4e1436a430d916289c356e258e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87" w15:restartNumberingAfterBreak="0">
    <w:nsid w:val="75166BA7"/>
    <w:multiLevelType w:val="singleLevel"/>
    <w:tmpl w:val="D61C92F0"/>
    <w:lvl w:ilvl="0">
      <w:start w:val="1"/>
      <w:numFmt w:val="decimal"/>
      <w:pStyle w:val="ListNumber6cc167c9e2e44832beb1e9416542c6cf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8" w15:restartNumberingAfterBreak="0">
    <w:nsid w:val="755AB3AD"/>
    <w:multiLevelType w:val="singleLevel"/>
    <w:tmpl w:val="D61C92F0"/>
    <w:lvl w:ilvl="0">
      <w:start w:val="1"/>
      <w:numFmt w:val="decimal"/>
      <w:pStyle w:val="ListNumber69d53608fa1c47adb8cee8bfe0a72024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9" w15:restartNumberingAfterBreak="0">
    <w:nsid w:val="76FB3143"/>
    <w:multiLevelType w:val="singleLevel"/>
    <w:tmpl w:val="D61C92F0"/>
    <w:lvl w:ilvl="0">
      <w:start w:val="1"/>
      <w:numFmt w:val="decimal"/>
      <w:pStyle w:val="ListNumbereb3d91df4cde40bc88e3f0db5baf895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0" w15:restartNumberingAfterBreak="0">
    <w:nsid w:val="781862E4"/>
    <w:multiLevelType w:val="singleLevel"/>
    <w:tmpl w:val="CE3EBB52"/>
    <w:lvl w:ilvl="0">
      <w:start w:val="1"/>
      <w:numFmt w:val="decimal"/>
      <w:pStyle w:val="ListNumber2d281c5414b7d431f8390c9cc37a34ee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1" w15:restartNumberingAfterBreak="0">
    <w:nsid w:val="788D32AF"/>
    <w:multiLevelType w:val="singleLevel"/>
    <w:tmpl w:val="D61C92F0"/>
    <w:lvl w:ilvl="0">
      <w:start w:val="1"/>
      <w:numFmt w:val="decimal"/>
      <w:pStyle w:val="ListNumber942983be680e46fd9962b2158d8ba9c8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2" w15:restartNumberingAfterBreak="0">
    <w:nsid w:val="792C219E"/>
    <w:multiLevelType w:val="singleLevel"/>
    <w:tmpl w:val="D61C92F0"/>
    <w:lvl w:ilvl="0">
      <w:start w:val="1"/>
      <w:numFmt w:val="decimal"/>
      <w:pStyle w:val="ListNumberd67a478edbae472c9b3649c618833ac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3" w15:restartNumberingAfterBreak="0">
    <w:nsid w:val="7B51223C"/>
    <w:multiLevelType w:val="singleLevel"/>
    <w:tmpl w:val="D61C92F0"/>
    <w:lvl w:ilvl="0">
      <w:start w:val="1"/>
      <w:numFmt w:val="decimal"/>
      <w:pStyle w:val="ListNumberab208ffe21af4a4091086251b3cb81e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4" w15:restartNumberingAfterBreak="0">
    <w:nsid w:val="7CF4D659"/>
    <w:multiLevelType w:val="singleLevel"/>
    <w:tmpl w:val="D61C92F0"/>
    <w:lvl w:ilvl="0">
      <w:start w:val="1"/>
      <w:numFmt w:val="decimal"/>
      <w:pStyle w:val="ListNumberdd1a99121d6e4ff6a446cc7f08a63a7b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854032007">
    <w:abstractNumId w:val="94"/>
  </w:num>
  <w:num w:numId="2" w16cid:durableId="286282567">
    <w:abstractNumId w:val="92"/>
  </w:num>
  <w:num w:numId="3" w16cid:durableId="1121873928">
    <w:abstractNumId w:val="91"/>
  </w:num>
  <w:num w:numId="4" w16cid:durableId="638151384">
    <w:abstractNumId w:val="93"/>
  </w:num>
  <w:num w:numId="5" w16cid:durableId="978849527">
    <w:abstractNumId w:val="90"/>
  </w:num>
  <w:num w:numId="6" w16cid:durableId="1048341102">
    <w:abstractNumId w:val="89"/>
  </w:num>
  <w:num w:numId="7" w16cid:durableId="186255922">
    <w:abstractNumId w:val="95"/>
  </w:num>
  <w:num w:numId="8" w16cid:durableId="937249142">
    <w:abstractNumId w:val="176"/>
  </w:num>
  <w:num w:numId="9" w16cid:durableId="1961302601">
    <w:abstractNumId w:val="155"/>
  </w:num>
  <w:num w:numId="10" w16cid:durableId="905263761">
    <w:abstractNumId w:val="170"/>
  </w:num>
  <w:num w:numId="11" w16cid:durableId="417600133">
    <w:abstractNumId w:val="166"/>
  </w:num>
  <w:num w:numId="12" w16cid:durableId="1910577856">
    <w:abstractNumId w:val="110"/>
  </w:num>
  <w:num w:numId="13" w16cid:durableId="2104766740">
    <w:abstractNumId w:val="67"/>
  </w:num>
  <w:num w:numId="14" w16cid:durableId="1188717193">
    <w:abstractNumId w:val="30"/>
  </w:num>
  <w:num w:numId="15" w16cid:durableId="1812795400">
    <w:abstractNumId w:val="100"/>
  </w:num>
  <w:num w:numId="16" w16cid:durableId="1211192774">
    <w:abstractNumId w:val="82"/>
  </w:num>
  <w:num w:numId="17" w16cid:durableId="1578590156">
    <w:abstractNumId w:val="116"/>
  </w:num>
  <w:num w:numId="18" w16cid:durableId="1386640696">
    <w:abstractNumId w:val="157"/>
  </w:num>
  <w:num w:numId="19" w16cid:durableId="60837154">
    <w:abstractNumId w:val="14"/>
  </w:num>
  <w:num w:numId="20" w16cid:durableId="69082216">
    <w:abstractNumId w:val="146"/>
  </w:num>
  <w:num w:numId="21" w16cid:durableId="1046181955">
    <w:abstractNumId w:val="156"/>
  </w:num>
  <w:num w:numId="22" w16cid:durableId="1912350666">
    <w:abstractNumId w:val="17"/>
  </w:num>
  <w:num w:numId="23" w16cid:durableId="1108086198">
    <w:abstractNumId w:val="152"/>
  </w:num>
  <w:num w:numId="24" w16cid:durableId="80953624">
    <w:abstractNumId w:val="61"/>
  </w:num>
  <w:num w:numId="25" w16cid:durableId="415252198">
    <w:abstractNumId w:val="20"/>
  </w:num>
  <w:num w:numId="26" w16cid:durableId="81806910">
    <w:abstractNumId w:val="44"/>
  </w:num>
  <w:num w:numId="27" w16cid:durableId="900139198">
    <w:abstractNumId w:val="66"/>
  </w:num>
  <w:num w:numId="28" w16cid:durableId="1941251900">
    <w:abstractNumId w:val="76"/>
  </w:num>
  <w:num w:numId="29" w16cid:durableId="1006438100">
    <w:abstractNumId w:val="43"/>
  </w:num>
  <w:num w:numId="30" w16cid:durableId="610282862">
    <w:abstractNumId w:val="36"/>
  </w:num>
  <w:num w:numId="31" w16cid:durableId="2067491025">
    <w:abstractNumId w:val="29"/>
  </w:num>
  <w:num w:numId="32" w16cid:durableId="56710562">
    <w:abstractNumId w:val="49"/>
  </w:num>
  <w:num w:numId="33" w16cid:durableId="537357843">
    <w:abstractNumId w:val="96"/>
  </w:num>
  <w:num w:numId="34" w16cid:durableId="2144886812">
    <w:abstractNumId w:val="185"/>
  </w:num>
  <w:num w:numId="35" w16cid:durableId="298268931">
    <w:abstractNumId w:val="114"/>
  </w:num>
  <w:num w:numId="36" w16cid:durableId="65538198">
    <w:abstractNumId w:val="188"/>
  </w:num>
  <w:num w:numId="37" w16cid:durableId="111167775">
    <w:abstractNumId w:val="31"/>
  </w:num>
  <w:num w:numId="38" w16cid:durableId="1626428766">
    <w:abstractNumId w:val="7"/>
  </w:num>
  <w:num w:numId="39" w16cid:durableId="1577472458">
    <w:abstractNumId w:val="162"/>
  </w:num>
  <w:num w:numId="40" w16cid:durableId="1886869268">
    <w:abstractNumId w:val="35"/>
  </w:num>
  <w:num w:numId="41" w16cid:durableId="939340952">
    <w:abstractNumId w:val="135"/>
  </w:num>
  <w:num w:numId="42" w16cid:durableId="2010062543">
    <w:abstractNumId w:val="121"/>
  </w:num>
  <w:num w:numId="43" w16cid:durableId="1560946105">
    <w:abstractNumId w:val="40"/>
  </w:num>
  <w:num w:numId="44" w16cid:durableId="1169559085">
    <w:abstractNumId w:val="1"/>
  </w:num>
  <w:num w:numId="45" w16cid:durableId="2001107889">
    <w:abstractNumId w:val="139"/>
  </w:num>
  <w:num w:numId="46" w16cid:durableId="668368772">
    <w:abstractNumId w:val="0"/>
  </w:num>
  <w:num w:numId="47" w16cid:durableId="737173816">
    <w:abstractNumId w:val="32"/>
  </w:num>
  <w:num w:numId="48" w16cid:durableId="564948794">
    <w:abstractNumId w:val="71"/>
  </w:num>
  <w:num w:numId="49" w16cid:durableId="1876234229">
    <w:abstractNumId w:val="15"/>
  </w:num>
  <w:num w:numId="50" w16cid:durableId="1987540709">
    <w:abstractNumId w:val="167"/>
  </w:num>
  <w:num w:numId="51" w16cid:durableId="1067613462">
    <w:abstractNumId w:val="191"/>
  </w:num>
  <w:num w:numId="52" w16cid:durableId="700740651">
    <w:abstractNumId w:val="175"/>
  </w:num>
  <w:num w:numId="53" w16cid:durableId="2048216800">
    <w:abstractNumId w:val="86"/>
  </w:num>
  <w:num w:numId="54" w16cid:durableId="1229537249">
    <w:abstractNumId w:val="187"/>
  </w:num>
  <w:num w:numId="55" w16cid:durableId="1468009934">
    <w:abstractNumId w:val="165"/>
  </w:num>
  <w:num w:numId="56" w16cid:durableId="1934972509">
    <w:abstractNumId w:val="106"/>
  </w:num>
  <w:num w:numId="57" w16cid:durableId="1350640704">
    <w:abstractNumId w:val="123"/>
  </w:num>
  <w:num w:numId="58" w16cid:durableId="1006053849">
    <w:abstractNumId w:val="37"/>
  </w:num>
  <w:num w:numId="59" w16cid:durableId="1099325705">
    <w:abstractNumId w:val="108"/>
  </w:num>
  <w:num w:numId="60" w16cid:durableId="723605813">
    <w:abstractNumId w:val="169"/>
  </w:num>
  <w:num w:numId="61" w16cid:durableId="391583804">
    <w:abstractNumId w:val="171"/>
  </w:num>
  <w:num w:numId="62" w16cid:durableId="903296625">
    <w:abstractNumId w:val="98"/>
  </w:num>
  <w:num w:numId="63" w16cid:durableId="1439106354">
    <w:abstractNumId w:val="182"/>
  </w:num>
  <w:num w:numId="64" w16cid:durableId="969558749">
    <w:abstractNumId w:val="148"/>
  </w:num>
  <w:num w:numId="65" w16cid:durableId="1056009141">
    <w:abstractNumId w:val="9"/>
  </w:num>
  <w:num w:numId="66" w16cid:durableId="1539662911">
    <w:abstractNumId w:val="101"/>
  </w:num>
  <w:num w:numId="67" w16cid:durableId="306472611">
    <w:abstractNumId w:val="54"/>
  </w:num>
  <w:num w:numId="68" w16cid:durableId="1730182757">
    <w:abstractNumId w:val="172"/>
  </w:num>
  <w:num w:numId="69" w16cid:durableId="1218198520">
    <w:abstractNumId w:val="136"/>
  </w:num>
  <w:num w:numId="70" w16cid:durableId="604465508">
    <w:abstractNumId w:val="53"/>
  </w:num>
  <w:num w:numId="71" w16cid:durableId="438331071">
    <w:abstractNumId w:val="48"/>
  </w:num>
  <w:num w:numId="72" w16cid:durableId="244652582">
    <w:abstractNumId w:val="4"/>
  </w:num>
  <w:num w:numId="73" w16cid:durableId="1191452462">
    <w:abstractNumId w:val="23"/>
  </w:num>
  <w:num w:numId="74" w16cid:durableId="1557157721">
    <w:abstractNumId w:val="103"/>
  </w:num>
  <w:num w:numId="75" w16cid:durableId="1199002061">
    <w:abstractNumId w:val="79"/>
  </w:num>
  <w:num w:numId="76" w16cid:durableId="826894405">
    <w:abstractNumId w:val="27"/>
  </w:num>
  <w:num w:numId="77" w16cid:durableId="1269852023">
    <w:abstractNumId w:val="39"/>
  </w:num>
  <w:num w:numId="78" w16cid:durableId="164365476">
    <w:abstractNumId w:val="80"/>
  </w:num>
  <w:num w:numId="79" w16cid:durableId="1712263379">
    <w:abstractNumId w:val="70"/>
  </w:num>
  <w:num w:numId="80" w16cid:durableId="1225681622">
    <w:abstractNumId w:val="77"/>
  </w:num>
  <w:num w:numId="81" w16cid:durableId="1864443205">
    <w:abstractNumId w:val="25"/>
  </w:num>
  <w:num w:numId="82" w16cid:durableId="70273811">
    <w:abstractNumId w:val="102"/>
  </w:num>
  <w:num w:numId="83" w16cid:durableId="486746137">
    <w:abstractNumId w:val="51"/>
  </w:num>
  <w:num w:numId="84" w16cid:durableId="236020560">
    <w:abstractNumId w:val="160"/>
  </w:num>
  <w:num w:numId="85" w16cid:durableId="1683817609">
    <w:abstractNumId w:val="47"/>
  </w:num>
  <w:num w:numId="86" w16cid:durableId="1241330856">
    <w:abstractNumId w:val="122"/>
  </w:num>
  <w:num w:numId="87" w16cid:durableId="1017541314">
    <w:abstractNumId w:val="186"/>
  </w:num>
  <w:num w:numId="88" w16cid:durableId="1707481885">
    <w:abstractNumId w:val="164"/>
  </w:num>
  <w:num w:numId="89" w16cid:durableId="362904727">
    <w:abstractNumId w:val="120"/>
  </w:num>
  <w:num w:numId="90" w16cid:durableId="727388188">
    <w:abstractNumId w:val="174"/>
  </w:num>
  <w:num w:numId="91" w16cid:durableId="1444887471">
    <w:abstractNumId w:val="65"/>
  </w:num>
  <w:num w:numId="92" w16cid:durableId="797068574">
    <w:abstractNumId w:val="190"/>
  </w:num>
  <w:num w:numId="93" w16cid:durableId="1795561830">
    <w:abstractNumId w:val="84"/>
  </w:num>
  <w:num w:numId="94" w16cid:durableId="1781413620">
    <w:abstractNumId w:val="26"/>
  </w:num>
  <w:num w:numId="95" w16cid:durableId="1385521357">
    <w:abstractNumId w:val="62"/>
  </w:num>
  <w:num w:numId="96" w16cid:durableId="1093162529">
    <w:abstractNumId w:val="168"/>
  </w:num>
  <w:num w:numId="97" w16cid:durableId="1246260828">
    <w:abstractNumId w:val="83"/>
  </w:num>
  <w:num w:numId="98" w16cid:durableId="20280774">
    <w:abstractNumId w:val="184"/>
  </w:num>
  <w:num w:numId="99" w16cid:durableId="983117296">
    <w:abstractNumId w:val="153"/>
  </w:num>
  <w:num w:numId="100" w16cid:durableId="1556895630">
    <w:abstractNumId w:val="194"/>
  </w:num>
  <w:num w:numId="101" w16cid:durableId="1160458997">
    <w:abstractNumId w:val="140"/>
  </w:num>
  <w:num w:numId="102" w16cid:durableId="2077314297">
    <w:abstractNumId w:val="6"/>
  </w:num>
  <w:num w:numId="103" w16cid:durableId="260071421">
    <w:abstractNumId w:val="59"/>
  </w:num>
  <w:num w:numId="104" w16cid:durableId="955020444">
    <w:abstractNumId w:val="109"/>
  </w:num>
  <w:num w:numId="105" w16cid:durableId="12264605">
    <w:abstractNumId w:val="177"/>
  </w:num>
  <w:num w:numId="106" w16cid:durableId="1382942104">
    <w:abstractNumId w:val="113"/>
  </w:num>
  <w:num w:numId="107" w16cid:durableId="1202130092">
    <w:abstractNumId w:val="34"/>
  </w:num>
  <w:num w:numId="108" w16cid:durableId="594872192">
    <w:abstractNumId w:val="18"/>
  </w:num>
  <w:num w:numId="109" w16cid:durableId="1568343219">
    <w:abstractNumId w:val="105"/>
  </w:num>
  <w:num w:numId="110" w16cid:durableId="1566720907">
    <w:abstractNumId w:val="189"/>
  </w:num>
  <w:num w:numId="111" w16cid:durableId="325283713">
    <w:abstractNumId w:val="68"/>
  </w:num>
  <w:num w:numId="112" w16cid:durableId="392587014">
    <w:abstractNumId w:val="180"/>
  </w:num>
  <w:num w:numId="113" w16cid:durableId="2072775229">
    <w:abstractNumId w:val="58"/>
  </w:num>
  <w:num w:numId="114" w16cid:durableId="818689027">
    <w:abstractNumId w:val="142"/>
  </w:num>
  <w:num w:numId="115" w16cid:durableId="801192502">
    <w:abstractNumId w:val="119"/>
  </w:num>
  <w:num w:numId="116" w16cid:durableId="1211573338">
    <w:abstractNumId w:val="163"/>
  </w:num>
  <w:num w:numId="117" w16cid:durableId="479663491">
    <w:abstractNumId w:val="60"/>
  </w:num>
  <w:num w:numId="118" w16cid:durableId="1114861615">
    <w:abstractNumId w:val="161"/>
  </w:num>
  <w:num w:numId="119" w16cid:durableId="315501735">
    <w:abstractNumId w:val="22"/>
  </w:num>
  <w:num w:numId="120" w16cid:durableId="297688144">
    <w:abstractNumId w:val="3"/>
  </w:num>
  <w:num w:numId="121" w16cid:durableId="1449550139">
    <w:abstractNumId w:val="74"/>
  </w:num>
  <w:num w:numId="122" w16cid:durableId="107159792">
    <w:abstractNumId w:val="10"/>
  </w:num>
  <w:num w:numId="123" w16cid:durableId="581456105">
    <w:abstractNumId w:val="42"/>
  </w:num>
  <w:num w:numId="124" w16cid:durableId="230971956">
    <w:abstractNumId w:val="33"/>
  </w:num>
  <w:num w:numId="125" w16cid:durableId="246504132">
    <w:abstractNumId w:val="178"/>
  </w:num>
  <w:num w:numId="126" w16cid:durableId="1097211462">
    <w:abstractNumId w:val="55"/>
  </w:num>
  <w:num w:numId="127" w16cid:durableId="95298874">
    <w:abstractNumId w:val="87"/>
  </w:num>
  <w:num w:numId="128" w16cid:durableId="781457508">
    <w:abstractNumId w:val="63"/>
  </w:num>
  <w:num w:numId="129" w16cid:durableId="517816301">
    <w:abstractNumId w:val="132"/>
  </w:num>
  <w:num w:numId="130" w16cid:durableId="404107721">
    <w:abstractNumId w:val="46"/>
  </w:num>
  <w:num w:numId="131" w16cid:durableId="1073699751">
    <w:abstractNumId w:val="64"/>
  </w:num>
  <w:num w:numId="132" w16cid:durableId="1128163987">
    <w:abstractNumId w:val="88"/>
  </w:num>
  <w:num w:numId="133" w16cid:durableId="968362257">
    <w:abstractNumId w:val="5"/>
  </w:num>
  <w:num w:numId="134" w16cid:durableId="840312103">
    <w:abstractNumId w:val="141"/>
  </w:num>
  <w:num w:numId="135" w16cid:durableId="1914269989">
    <w:abstractNumId w:val="97"/>
  </w:num>
  <w:num w:numId="136" w16cid:durableId="2077774474">
    <w:abstractNumId w:val="151"/>
  </w:num>
  <w:num w:numId="137" w16cid:durableId="1829321430">
    <w:abstractNumId w:val="130"/>
  </w:num>
  <w:num w:numId="138" w16cid:durableId="525950058">
    <w:abstractNumId w:val="154"/>
  </w:num>
  <w:num w:numId="139" w16cid:durableId="1742484101">
    <w:abstractNumId w:val="57"/>
  </w:num>
  <w:num w:numId="140" w16cid:durableId="1026978958">
    <w:abstractNumId w:val="28"/>
  </w:num>
  <w:num w:numId="141" w16cid:durableId="1389840829">
    <w:abstractNumId w:val="125"/>
  </w:num>
  <w:num w:numId="142" w16cid:durableId="1278953344">
    <w:abstractNumId w:val="128"/>
  </w:num>
  <w:num w:numId="143" w16cid:durableId="430122285">
    <w:abstractNumId w:val="131"/>
  </w:num>
  <w:num w:numId="144" w16cid:durableId="1615284558">
    <w:abstractNumId w:val="158"/>
  </w:num>
  <w:num w:numId="145" w16cid:durableId="1527913037">
    <w:abstractNumId w:val="81"/>
  </w:num>
  <w:num w:numId="146" w16cid:durableId="273514381">
    <w:abstractNumId w:val="99"/>
  </w:num>
  <w:num w:numId="147" w16cid:durableId="984311743">
    <w:abstractNumId w:val="21"/>
  </w:num>
  <w:num w:numId="148" w16cid:durableId="1861696411">
    <w:abstractNumId w:val="41"/>
  </w:num>
  <w:num w:numId="149" w16cid:durableId="1928155055">
    <w:abstractNumId w:val="127"/>
  </w:num>
  <w:num w:numId="150" w16cid:durableId="285162942">
    <w:abstractNumId w:val="179"/>
  </w:num>
  <w:num w:numId="151" w16cid:durableId="1252198726">
    <w:abstractNumId w:val="2"/>
  </w:num>
  <w:num w:numId="152" w16cid:durableId="175073306">
    <w:abstractNumId w:val="118"/>
  </w:num>
  <w:num w:numId="153" w16cid:durableId="1876886045">
    <w:abstractNumId w:val="134"/>
  </w:num>
  <w:num w:numId="154" w16cid:durableId="575166506">
    <w:abstractNumId w:val="50"/>
  </w:num>
  <w:num w:numId="155" w16cid:durableId="814416999">
    <w:abstractNumId w:val="73"/>
  </w:num>
  <w:num w:numId="156" w16cid:durableId="701594280">
    <w:abstractNumId w:val="138"/>
  </w:num>
  <w:num w:numId="157" w16cid:durableId="1065222673">
    <w:abstractNumId w:val="193"/>
  </w:num>
  <w:num w:numId="158" w16cid:durableId="1634017899">
    <w:abstractNumId w:val="147"/>
  </w:num>
  <w:num w:numId="159" w16cid:durableId="127893189">
    <w:abstractNumId w:val="143"/>
  </w:num>
  <w:num w:numId="160" w16cid:durableId="224685878">
    <w:abstractNumId w:val="159"/>
  </w:num>
  <w:num w:numId="161" w16cid:durableId="1537428867">
    <w:abstractNumId w:val="124"/>
  </w:num>
  <w:num w:numId="162" w16cid:durableId="296374409">
    <w:abstractNumId w:val="12"/>
  </w:num>
  <w:num w:numId="163" w16cid:durableId="1425959812">
    <w:abstractNumId w:val="192"/>
  </w:num>
  <w:num w:numId="164" w16cid:durableId="512106419">
    <w:abstractNumId w:val="112"/>
  </w:num>
  <w:num w:numId="165" w16cid:durableId="732509405">
    <w:abstractNumId w:val="111"/>
  </w:num>
  <w:num w:numId="166" w16cid:durableId="684407940">
    <w:abstractNumId w:val="173"/>
  </w:num>
  <w:num w:numId="167" w16cid:durableId="1028682093">
    <w:abstractNumId w:val="144"/>
  </w:num>
  <w:num w:numId="168" w16cid:durableId="1957249922">
    <w:abstractNumId w:val="19"/>
  </w:num>
  <w:num w:numId="169" w16cid:durableId="1804421175">
    <w:abstractNumId w:val="181"/>
  </w:num>
  <w:num w:numId="170" w16cid:durableId="859899124">
    <w:abstractNumId w:val="129"/>
  </w:num>
  <w:num w:numId="171" w16cid:durableId="839277857">
    <w:abstractNumId w:val="8"/>
  </w:num>
  <w:num w:numId="172" w16cid:durableId="1898852934">
    <w:abstractNumId w:val="75"/>
  </w:num>
  <w:num w:numId="173" w16cid:durableId="1029646383">
    <w:abstractNumId w:val="126"/>
  </w:num>
  <w:num w:numId="174" w16cid:durableId="1752119052">
    <w:abstractNumId w:val="11"/>
  </w:num>
  <w:num w:numId="175" w16cid:durableId="1538228196">
    <w:abstractNumId w:val="45"/>
  </w:num>
  <w:num w:numId="176" w16cid:durableId="867567296">
    <w:abstractNumId w:val="52"/>
  </w:num>
  <w:num w:numId="177" w16cid:durableId="1514808471">
    <w:abstractNumId w:val="145"/>
  </w:num>
  <w:num w:numId="178" w16cid:durableId="1304197687">
    <w:abstractNumId w:val="78"/>
  </w:num>
  <w:num w:numId="179" w16cid:durableId="1585332015">
    <w:abstractNumId w:val="85"/>
  </w:num>
  <w:num w:numId="180" w16cid:durableId="1716000175">
    <w:abstractNumId w:val="69"/>
  </w:num>
  <w:num w:numId="181" w16cid:durableId="633754601">
    <w:abstractNumId w:val="24"/>
  </w:num>
  <w:num w:numId="182" w16cid:durableId="697856726">
    <w:abstractNumId w:val="149"/>
  </w:num>
  <w:num w:numId="183" w16cid:durableId="2145998984">
    <w:abstractNumId w:val="104"/>
  </w:num>
  <w:num w:numId="184" w16cid:durableId="1603341824">
    <w:abstractNumId w:val="13"/>
  </w:num>
  <w:num w:numId="185" w16cid:durableId="1957708681">
    <w:abstractNumId w:val="16"/>
  </w:num>
  <w:num w:numId="186" w16cid:durableId="384718437">
    <w:abstractNumId w:val="72"/>
  </w:num>
  <w:num w:numId="187" w16cid:durableId="1117143353">
    <w:abstractNumId w:val="107"/>
  </w:num>
  <w:num w:numId="188" w16cid:durableId="571886881">
    <w:abstractNumId w:val="137"/>
  </w:num>
  <w:num w:numId="189" w16cid:durableId="905796515">
    <w:abstractNumId w:val="133"/>
  </w:num>
  <w:num w:numId="190" w16cid:durableId="1846552367">
    <w:abstractNumId w:val="115"/>
  </w:num>
  <w:num w:numId="191" w16cid:durableId="1729917854">
    <w:abstractNumId w:val="183"/>
  </w:num>
  <w:num w:numId="192" w16cid:durableId="481123072">
    <w:abstractNumId w:val="150"/>
  </w:num>
  <w:num w:numId="193" w16cid:durableId="943923065">
    <w:abstractNumId w:val="38"/>
  </w:num>
  <w:num w:numId="194" w16cid:durableId="1681346675">
    <w:abstractNumId w:val="56"/>
  </w:num>
  <w:num w:numId="195" w16cid:durableId="237249186">
    <w:abstractNumId w:val="117"/>
  </w:num>
  <w:numIdMacAtCleanup w:val="19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nkaj Sharma">
    <w15:presenceInfo w15:providerId="None" w15:userId="Pankaj Sharm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NotTrackFormatting/>
  <w:defaultTabStop w:val="720"/>
  <w:characterSpacingControl w:val="doNotCompress"/>
  <w:hdrShapeDefaults>
    <o:shapedefaults v:ext="edit" spidmax="2050"/>
  </w:hdrShapeDefaults>
  <w:footnotePr>
    <w:numFmt w:val="lowerRoman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udience" w:val=" "/>
    <w:docVar w:name="AutoSaveGUID" w:val="c411bda3f31f43a3afceb149c157d137"/>
    <w:docVar w:name="AutoSaveType" w:val="Recovered"/>
    <w:docVar w:name="channel" w:val=" "/>
    <w:docVar w:name="importance" w:val=" "/>
  </w:docVars>
  <w:rsids>
    <w:rsidRoot w:val="006F09CF"/>
    <w:rsid w:val="00002367"/>
    <w:rsid w:val="000024E3"/>
    <w:rsid w:val="00002B46"/>
    <w:rsid w:val="000100AF"/>
    <w:rsid w:val="00015BAE"/>
    <w:rsid w:val="0002263C"/>
    <w:rsid w:val="00032D0F"/>
    <w:rsid w:val="00034B00"/>
    <w:rsid w:val="00036380"/>
    <w:rsid w:val="00036C14"/>
    <w:rsid w:val="00037C95"/>
    <w:rsid w:val="00043758"/>
    <w:rsid w:val="00047ABD"/>
    <w:rsid w:val="00060F49"/>
    <w:rsid w:val="0006416E"/>
    <w:rsid w:val="0006658A"/>
    <w:rsid w:val="000678D1"/>
    <w:rsid w:val="00073152"/>
    <w:rsid w:val="00073D9D"/>
    <w:rsid w:val="00074491"/>
    <w:rsid w:val="00074ADC"/>
    <w:rsid w:val="00075A5F"/>
    <w:rsid w:val="00075B09"/>
    <w:rsid w:val="00093FB5"/>
    <w:rsid w:val="000A1FCE"/>
    <w:rsid w:val="000A20AE"/>
    <w:rsid w:val="000A6DED"/>
    <w:rsid w:val="000B30E7"/>
    <w:rsid w:val="000B339F"/>
    <w:rsid w:val="000C006B"/>
    <w:rsid w:val="000C2097"/>
    <w:rsid w:val="000C216D"/>
    <w:rsid w:val="000C2C8F"/>
    <w:rsid w:val="000C3282"/>
    <w:rsid w:val="000C398F"/>
    <w:rsid w:val="000C7C30"/>
    <w:rsid w:val="000D3647"/>
    <w:rsid w:val="000D3652"/>
    <w:rsid w:val="000D65F3"/>
    <w:rsid w:val="000F4E8F"/>
    <w:rsid w:val="000F61B8"/>
    <w:rsid w:val="000F7056"/>
    <w:rsid w:val="001002EF"/>
    <w:rsid w:val="00101016"/>
    <w:rsid w:val="00101D62"/>
    <w:rsid w:val="00113832"/>
    <w:rsid w:val="00113917"/>
    <w:rsid w:val="001171C6"/>
    <w:rsid w:val="00117D10"/>
    <w:rsid w:val="00117FE6"/>
    <w:rsid w:val="00123BD4"/>
    <w:rsid w:val="00124AE0"/>
    <w:rsid w:val="001306E2"/>
    <w:rsid w:val="00134D49"/>
    <w:rsid w:val="00134D83"/>
    <w:rsid w:val="00135952"/>
    <w:rsid w:val="00141F7D"/>
    <w:rsid w:val="00146908"/>
    <w:rsid w:val="00154699"/>
    <w:rsid w:val="001570F7"/>
    <w:rsid w:val="00157C56"/>
    <w:rsid w:val="00160C9D"/>
    <w:rsid w:val="0016241A"/>
    <w:rsid w:val="00162552"/>
    <w:rsid w:val="00163288"/>
    <w:rsid w:val="001660A4"/>
    <w:rsid w:val="00172DBC"/>
    <w:rsid w:val="00175B04"/>
    <w:rsid w:val="00180DAB"/>
    <w:rsid w:val="00185656"/>
    <w:rsid w:val="00186C30"/>
    <w:rsid w:val="001967E6"/>
    <w:rsid w:val="001A08F6"/>
    <w:rsid w:val="001A0978"/>
    <w:rsid w:val="001A2D41"/>
    <w:rsid w:val="001A307D"/>
    <w:rsid w:val="001A5ED9"/>
    <w:rsid w:val="001B1CB6"/>
    <w:rsid w:val="001B2B57"/>
    <w:rsid w:val="001B747B"/>
    <w:rsid w:val="001C1852"/>
    <w:rsid w:val="001C4214"/>
    <w:rsid w:val="001C644F"/>
    <w:rsid w:val="001D4E89"/>
    <w:rsid w:val="001E114E"/>
    <w:rsid w:val="001E1D2D"/>
    <w:rsid w:val="001E6B23"/>
    <w:rsid w:val="001F24DF"/>
    <w:rsid w:val="001F4797"/>
    <w:rsid w:val="001F4F2A"/>
    <w:rsid w:val="001F5D62"/>
    <w:rsid w:val="001F61B8"/>
    <w:rsid w:val="001F71F1"/>
    <w:rsid w:val="0020035D"/>
    <w:rsid w:val="00210302"/>
    <w:rsid w:val="00212309"/>
    <w:rsid w:val="00214E10"/>
    <w:rsid w:val="00221F0E"/>
    <w:rsid w:val="00223DE5"/>
    <w:rsid w:val="0022536C"/>
    <w:rsid w:val="00231C40"/>
    <w:rsid w:val="00232C2D"/>
    <w:rsid w:val="00234E51"/>
    <w:rsid w:val="00243492"/>
    <w:rsid w:val="00246F64"/>
    <w:rsid w:val="002474F9"/>
    <w:rsid w:val="0025375E"/>
    <w:rsid w:val="0025580F"/>
    <w:rsid w:val="0025711E"/>
    <w:rsid w:val="00257CA6"/>
    <w:rsid w:val="002679AD"/>
    <w:rsid w:val="0027666A"/>
    <w:rsid w:val="002771E3"/>
    <w:rsid w:val="00280766"/>
    <w:rsid w:val="00280FFD"/>
    <w:rsid w:val="002823D7"/>
    <w:rsid w:val="00283419"/>
    <w:rsid w:val="002849D7"/>
    <w:rsid w:val="002859F2"/>
    <w:rsid w:val="00286C46"/>
    <w:rsid w:val="00290937"/>
    <w:rsid w:val="00290AD5"/>
    <w:rsid w:val="00297204"/>
    <w:rsid w:val="002A2049"/>
    <w:rsid w:val="002A44D8"/>
    <w:rsid w:val="002A6E01"/>
    <w:rsid w:val="002B113F"/>
    <w:rsid w:val="002B2008"/>
    <w:rsid w:val="002B6B50"/>
    <w:rsid w:val="002B6D63"/>
    <w:rsid w:val="002C2F0B"/>
    <w:rsid w:val="002C30FA"/>
    <w:rsid w:val="002C567C"/>
    <w:rsid w:val="002D52F2"/>
    <w:rsid w:val="002D6F2D"/>
    <w:rsid w:val="002D7D48"/>
    <w:rsid w:val="002E1A84"/>
    <w:rsid w:val="002E6458"/>
    <w:rsid w:val="002F2111"/>
    <w:rsid w:val="002F2859"/>
    <w:rsid w:val="002F5591"/>
    <w:rsid w:val="002F5F24"/>
    <w:rsid w:val="00310825"/>
    <w:rsid w:val="00312991"/>
    <w:rsid w:val="00316141"/>
    <w:rsid w:val="0031741F"/>
    <w:rsid w:val="0031784F"/>
    <w:rsid w:val="0032348F"/>
    <w:rsid w:val="00324611"/>
    <w:rsid w:val="00331680"/>
    <w:rsid w:val="00331F52"/>
    <w:rsid w:val="003353D0"/>
    <w:rsid w:val="003407EF"/>
    <w:rsid w:val="00341A4D"/>
    <w:rsid w:val="00342130"/>
    <w:rsid w:val="00347F18"/>
    <w:rsid w:val="003505FE"/>
    <w:rsid w:val="00350C52"/>
    <w:rsid w:val="00351B9F"/>
    <w:rsid w:val="00354A74"/>
    <w:rsid w:val="00354CC7"/>
    <w:rsid w:val="003554F8"/>
    <w:rsid w:val="00357222"/>
    <w:rsid w:val="00360AFB"/>
    <w:rsid w:val="00361F0A"/>
    <w:rsid w:val="00363C50"/>
    <w:rsid w:val="0036445B"/>
    <w:rsid w:val="00365636"/>
    <w:rsid w:val="00374873"/>
    <w:rsid w:val="003749ED"/>
    <w:rsid w:val="00375046"/>
    <w:rsid w:val="0038100F"/>
    <w:rsid w:val="00381C7B"/>
    <w:rsid w:val="00383332"/>
    <w:rsid w:val="00384101"/>
    <w:rsid w:val="0039029F"/>
    <w:rsid w:val="00390D8E"/>
    <w:rsid w:val="00392797"/>
    <w:rsid w:val="00392DC2"/>
    <w:rsid w:val="003A2905"/>
    <w:rsid w:val="003A4BD4"/>
    <w:rsid w:val="003A55E0"/>
    <w:rsid w:val="003A61A9"/>
    <w:rsid w:val="003B310F"/>
    <w:rsid w:val="003B350A"/>
    <w:rsid w:val="003C03B8"/>
    <w:rsid w:val="003C4400"/>
    <w:rsid w:val="003C4739"/>
    <w:rsid w:val="003C5B33"/>
    <w:rsid w:val="003D0CB5"/>
    <w:rsid w:val="003D2EF1"/>
    <w:rsid w:val="003D3213"/>
    <w:rsid w:val="003D4591"/>
    <w:rsid w:val="003D702C"/>
    <w:rsid w:val="003F2785"/>
    <w:rsid w:val="003F4C13"/>
    <w:rsid w:val="003F60D0"/>
    <w:rsid w:val="004107ED"/>
    <w:rsid w:val="004126BF"/>
    <w:rsid w:val="004200FE"/>
    <w:rsid w:val="00422EDF"/>
    <w:rsid w:val="00426AE5"/>
    <w:rsid w:val="004334F5"/>
    <w:rsid w:val="00440B63"/>
    <w:rsid w:val="00443A34"/>
    <w:rsid w:val="00446B7D"/>
    <w:rsid w:val="0045242A"/>
    <w:rsid w:val="00456E10"/>
    <w:rsid w:val="0045707B"/>
    <w:rsid w:val="00460766"/>
    <w:rsid w:val="00461115"/>
    <w:rsid w:val="00462958"/>
    <w:rsid w:val="004638E9"/>
    <w:rsid w:val="0047134F"/>
    <w:rsid w:val="004736A5"/>
    <w:rsid w:val="00493EA6"/>
    <w:rsid w:val="0049517B"/>
    <w:rsid w:val="004A13FE"/>
    <w:rsid w:val="004A5D58"/>
    <w:rsid w:val="004A762D"/>
    <w:rsid w:val="004B0D98"/>
    <w:rsid w:val="004B1051"/>
    <w:rsid w:val="004B3B7C"/>
    <w:rsid w:val="004B6FF4"/>
    <w:rsid w:val="004B71BF"/>
    <w:rsid w:val="004B75C8"/>
    <w:rsid w:val="004C65F3"/>
    <w:rsid w:val="004C6783"/>
    <w:rsid w:val="004D2EA4"/>
    <w:rsid w:val="004D5885"/>
    <w:rsid w:val="004D5E6D"/>
    <w:rsid w:val="004D6183"/>
    <w:rsid w:val="004E1B82"/>
    <w:rsid w:val="004E445F"/>
    <w:rsid w:val="004E50A3"/>
    <w:rsid w:val="004E5FC3"/>
    <w:rsid w:val="004F02B8"/>
    <w:rsid w:val="004F3AAE"/>
    <w:rsid w:val="004F6601"/>
    <w:rsid w:val="004F776A"/>
    <w:rsid w:val="005002B3"/>
    <w:rsid w:val="005104E5"/>
    <w:rsid w:val="005169D5"/>
    <w:rsid w:val="00532D40"/>
    <w:rsid w:val="00533280"/>
    <w:rsid w:val="0053396A"/>
    <w:rsid w:val="0053500A"/>
    <w:rsid w:val="00540306"/>
    <w:rsid w:val="00540343"/>
    <w:rsid w:val="005405FC"/>
    <w:rsid w:val="00540F94"/>
    <w:rsid w:val="005467F3"/>
    <w:rsid w:val="005511F6"/>
    <w:rsid w:val="00554089"/>
    <w:rsid w:val="005609C7"/>
    <w:rsid w:val="00560E59"/>
    <w:rsid w:val="00560F30"/>
    <w:rsid w:val="00560FCD"/>
    <w:rsid w:val="00564CE9"/>
    <w:rsid w:val="00567F53"/>
    <w:rsid w:val="005712E2"/>
    <w:rsid w:val="00577F6F"/>
    <w:rsid w:val="00580D3E"/>
    <w:rsid w:val="00584487"/>
    <w:rsid w:val="00590B04"/>
    <w:rsid w:val="0059423D"/>
    <w:rsid w:val="005A30CC"/>
    <w:rsid w:val="005A5875"/>
    <w:rsid w:val="005A616C"/>
    <w:rsid w:val="005A736B"/>
    <w:rsid w:val="005B2052"/>
    <w:rsid w:val="005C4791"/>
    <w:rsid w:val="005D6F0D"/>
    <w:rsid w:val="005D7DDB"/>
    <w:rsid w:val="005E2AA9"/>
    <w:rsid w:val="005E5313"/>
    <w:rsid w:val="005E78AD"/>
    <w:rsid w:val="005F1509"/>
    <w:rsid w:val="005F3F15"/>
    <w:rsid w:val="005F4C46"/>
    <w:rsid w:val="00600115"/>
    <w:rsid w:val="00604830"/>
    <w:rsid w:val="00607697"/>
    <w:rsid w:val="0061266F"/>
    <w:rsid w:val="00614A9D"/>
    <w:rsid w:val="00616CB4"/>
    <w:rsid w:val="00626E51"/>
    <w:rsid w:val="006413A1"/>
    <w:rsid w:val="00647426"/>
    <w:rsid w:val="006477D6"/>
    <w:rsid w:val="00657676"/>
    <w:rsid w:val="00661CFC"/>
    <w:rsid w:val="00662649"/>
    <w:rsid w:val="00663870"/>
    <w:rsid w:val="00664A77"/>
    <w:rsid w:val="006660C1"/>
    <w:rsid w:val="006726CA"/>
    <w:rsid w:val="00674869"/>
    <w:rsid w:val="00674B4E"/>
    <w:rsid w:val="00674C65"/>
    <w:rsid w:val="00683862"/>
    <w:rsid w:val="0069043F"/>
    <w:rsid w:val="00691D56"/>
    <w:rsid w:val="006949F0"/>
    <w:rsid w:val="006961CE"/>
    <w:rsid w:val="0069668A"/>
    <w:rsid w:val="006A063B"/>
    <w:rsid w:val="006A2E1B"/>
    <w:rsid w:val="006A61D6"/>
    <w:rsid w:val="006B007A"/>
    <w:rsid w:val="006C12C7"/>
    <w:rsid w:val="006C587F"/>
    <w:rsid w:val="006D4BC9"/>
    <w:rsid w:val="006E188E"/>
    <w:rsid w:val="006E2EDF"/>
    <w:rsid w:val="006E5C89"/>
    <w:rsid w:val="006E709D"/>
    <w:rsid w:val="006E71FE"/>
    <w:rsid w:val="006F09CF"/>
    <w:rsid w:val="006F0C39"/>
    <w:rsid w:val="006F48D6"/>
    <w:rsid w:val="006F712A"/>
    <w:rsid w:val="00711CB0"/>
    <w:rsid w:val="00723EBE"/>
    <w:rsid w:val="00724A91"/>
    <w:rsid w:val="00733A83"/>
    <w:rsid w:val="00737822"/>
    <w:rsid w:val="00742F7B"/>
    <w:rsid w:val="00743BE3"/>
    <w:rsid w:val="007512F4"/>
    <w:rsid w:val="00752158"/>
    <w:rsid w:val="00753485"/>
    <w:rsid w:val="00755F3A"/>
    <w:rsid w:val="007674D9"/>
    <w:rsid w:val="00773EE2"/>
    <w:rsid w:val="007768E5"/>
    <w:rsid w:val="007815E4"/>
    <w:rsid w:val="00783A8C"/>
    <w:rsid w:val="0078547A"/>
    <w:rsid w:val="007962BB"/>
    <w:rsid w:val="0079712F"/>
    <w:rsid w:val="007A0F11"/>
    <w:rsid w:val="007A59D6"/>
    <w:rsid w:val="007B1145"/>
    <w:rsid w:val="007C3AB0"/>
    <w:rsid w:val="007C5552"/>
    <w:rsid w:val="007C668E"/>
    <w:rsid w:val="007D06DD"/>
    <w:rsid w:val="007D0B80"/>
    <w:rsid w:val="007D610D"/>
    <w:rsid w:val="007D7D17"/>
    <w:rsid w:val="007E3273"/>
    <w:rsid w:val="007F065C"/>
    <w:rsid w:val="007F2A0E"/>
    <w:rsid w:val="007F492D"/>
    <w:rsid w:val="007F5637"/>
    <w:rsid w:val="008069DE"/>
    <w:rsid w:val="00806AED"/>
    <w:rsid w:val="00806FD9"/>
    <w:rsid w:val="00807C63"/>
    <w:rsid w:val="00812D05"/>
    <w:rsid w:val="00822BD9"/>
    <w:rsid w:val="0082557B"/>
    <w:rsid w:val="00825FCA"/>
    <w:rsid w:val="00830386"/>
    <w:rsid w:val="00832E91"/>
    <w:rsid w:val="008371C7"/>
    <w:rsid w:val="00845F0A"/>
    <w:rsid w:val="00846677"/>
    <w:rsid w:val="00860C20"/>
    <w:rsid w:val="00861CE0"/>
    <w:rsid w:val="00862800"/>
    <w:rsid w:val="008678AE"/>
    <w:rsid w:val="008742B7"/>
    <w:rsid w:val="008746E8"/>
    <w:rsid w:val="00877354"/>
    <w:rsid w:val="00880524"/>
    <w:rsid w:val="00881931"/>
    <w:rsid w:val="00883E68"/>
    <w:rsid w:val="008844EB"/>
    <w:rsid w:val="008963BE"/>
    <w:rsid w:val="00897755"/>
    <w:rsid w:val="008B19C6"/>
    <w:rsid w:val="008C7556"/>
    <w:rsid w:val="008D6ABD"/>
    <w:rsid w:val="008E4A96"/>
    <w:rsid w:val="008E6440"/>
    <w:rsid w:val="008F1DA9"/>
    <w:rsid w:val="00902453"/>
    <w:rsid w:val="00904F61"/>
    <w:rsid w:val="00913FAA"/>
    <w:rsid w:val="009171F9"/>
    <w:rsid w:val="00920785"/>
    <w:rsid w:val="00921530"/>
    <w:rsid w:val="00923DD9"/>
    <w:rsid w:val="00931A3F"/>
    <w:rsid w:val="009342DF"/>
    <w:rsid w:val="009348B9"/>
    <w:rsid w:val="00935F33"/>
    <w:rsid w:val="00936A6C"/>
    <w:rsid w:val="00937B0D"/>
    <w:rsid w:val="00940E18"/>
    <w:rsid w:val="009437DC"/>
    <w:rsid w:val="00944FF6"/>
    <w:rsid w:val="00953C53"/>
    <w:rsid w:val="009560E1"/>
    <w:rsid w:val="00957399"/>
    <w:rsid w:val="00963212"/>
    <w:rsid w:val="009649D3"/>
    <w:rsid w:val="00966379"/>
    <w:rsid w:val="009713A9"/>
    <w:rsid w:val="00986C4F"/>
    <w:rsid w:val="00992287"/>
    <w:rsid w:val="009A438B"/>
    <w:rsid w:val="009A5B49"/>
    <w:rsid w:val="009A5C44"/>
    <w:rsid w:val="009B2435"/>
    <w:rsid w:val="009B4AAA"/>
    <w:rsid w:val="009B704A"/>
    <w:rsid w:val="009C04A7"/>
    <w:rsid w:val="009C0B65"/>
    <w:rsid w:val="009C1A0C"/>
    <w:rsid w:val="009D3AB6"/>
    <w:rsid w:val="009D5646"/>
    <w:rsid w:val="009E1871"/>
    <w:rsid w:val="009E2BC0"/>
    <w:rsid w:val="009E3A57"/>
    <w:rsid w:val="009E450E"/>
    <w:rsid w:val="009E5EF9"/>
    <w:rsid w:val="009F0F0B"/>
    <w:rsid w:val="009F5625"/>
    <w:rsid w:val="009F740B"/>
    <w:rsid w:val="00A00A59"/>
    <w:rsid w:val="00A00C5B"/>
    <w:rsid w:val="00A112EF"/>
    <w:rsid w:val="00A12465"/>
    <w:rsid w:val="00A157AF"/>
    <w:rsid w:val="00A16223"/>
    <w:rsid w:val="00A174B3"/>
    <w:rsid w:val="00A25EA5"/>
    <w:rsid w:val="00A26721"/>
    <w:rsid w:val="00A4012D"/>
    <w:rsid w:val="00A410AD"/>
    <w:rsid w:val="00A43CE1"/>
    <w:rsid w:val="00A47D41"/>
    <w:rsid w:val="00A530C4"/>
    <w:rsid w:val="00A55357"/>
    <w:rsid w:val="00A563F5"/>
    <w:rsid w:val="00A62BD8"/>
    <w:rsid w:val="00A64F86"/>
    <w:rsid w:val="00A704FD"/>
    <w:rsid w:val="00A73DF0"/>
    <w:rsid w:val="00A80724"/>
    <w:rsid w:val="00A81661"/>
    <w:rsid w:val="00A8194F"/>
    <w:rsid w:val="00A8231A"/>
    <w:rsid w:val="00A9146A"/>
    <w:rsid w:val="00A923F1"/>
    <w:rsid w:val="00A95E34"/>
    <w:rsid w:val="00A970AD"/>
    <w:rsid w:val="00A97FFB"/>
    <w:rsid w:val="00AA714C"/>
    <w:rsid w:val="00AB5CA0"/>
    <w:rsid w:val="00AB7CF7"/>
    <w:rsid w:val="00AC70B3"/>
    <w:rsid w:val="00AC76F9"/>
    <w:rsid w:val="00AD40C3"/>
    <w:rsid w:val="00AE0C63"/>
    <w:rsid w:val="00AE523A"/>
    <w:rsid w:val="00AE5363"/>
    <w:rsid w:val="00AE7E07"/>
    <w:rsid w:val="00AF20EB"/>
    <w:rsid w:val="00AF68A2"/>
    <w:rsid w:val="00AF7F28"/>
    <w:rsid w:val="00B00166"/>
    <w:rsid w:val="00B00FBB"/>
    <w:rsid w:val="00B105D3"/>
    <w:rsid w:val="00B23067"/>
    <w:rsid w:val="00B43775"/>
    <w:rsid w:val="00B44E4B"/>
    <w:rsid w:val="00B53E82"/>
    <w:rsid w:val="00B5617E"/>
    <w:rsid w:val="00B623AA"/>
    <w:rsid w:val="00B70CD7"/>
    <w:rsid w:val="00B77E0E"/>
    <w:rsid w:val="00B81234"/>
    <w:rsid w:val="00B82F2E"/>
    <w:rsid w:val="00B930DB"/>
    <w:rsid w:val="00B96C1C"/>
    <w:rsid w:val="00BA4FD6"/>
    <w:rsid w:val="00BA5619"/>
    <w:rsid w:val="00BB386C"/>
    <w:rsid w:val="00BB7860"/>
    <w:rsid w:val="00BE4DE1"/>
    <w:rsid w:val="00BE5B69"/>
    <w:rsid w:val="00BF4D14"/>
    <w:rsid w:val="00BF77C8"/>
    <w:rsid w:val="00C10477"/>
    <w:rsid w:val="00C1062D"/>
    <w:rsid w:val="00C22950"/>
    <w:rsid w:val="00C2409D"/>
    <w:rsid w:val="00C33AFA"/>
    <w:rsid w:val="00C352AC"/>
    <w:rsid w:val="00C40737"/>
    <w:rsid w:val="00C518DE"/>
    <w:rsid w:val="00C53E74"/>
    <w:rsid w:val="00C5413B"/>
    <w:rsid w:val="00C60487"/>
    <w:rsid w:val="00C65F54"/>
    <w:rsid w:val="00C72C02"/>
    <w:rsid w:val="00C737C1"/>
    <w:rsid w:val="00C75543"/>
    <w:rsid w:val="00C75AA5"/>
    <w:rsid w:val="00C76101"/>
    <w:rsid w:val="00C763B5"/>
    <w:rsid w:val="00C804CB"/>
    <w:rsid w:val="00C8192E"/>
    <w:rsid w:val="00C83ABC"/>
    <w:rsid w:val="00C853B6"/>
    <w:rsid w:val="00C91141"/>
    <w:rsid w:val="00C94E04"/>
    <w:rsid w:val="00CA1C9C"/>
    <w:rsid w:val="00CA4E1C"/>
    <w:rsid w:val="00CB01C6"/>
    <w:rsid w:val="00CB0232"/>
    <w:rsid w:val="00CB3FF3"/>
    <w:rsid w:val="00CB4782"/>
    <w:rsid w:val="00CB4A9F"/>
    <w:rsid w:val="00CC42C1"/>
    <w:rsid w:val="00CC440C"/>
    <w:rsid w:val="00CD3CFE"/>
    <w:rsid w:val="00CD465A"/>
    <w:rsid w:val="00CD4D6D"/>
    <w:rsid w:val="00CD6E5C"/>
    <w:rsid w:val="00CE2FC0"/>
    <w:rsid w:val="00CE4702"/>
    <w:rsid w:val="00CF2528"/>
    <w:rsid w:val="00CF4307"/>
    <w:rsid w:val="00D00404"/>
    <w:rsid w:val="00D04294"/>
    <w:rsid w:val="00D0533C"/>
    <w:rsid w:val="00D07E4E"/>
    <w:rsid w:val="00D141FD"/>
    <w:rsid w:val="00D15A24"/>
    <w:rsid w:val="00D204D4"/>
    <w:rsid w:val="00D206DF"/>
    <w:rsid w:val="00D312B5"/>
    <w:rsid w:val="00D35E79"/>
    <w:rsid w:val="00D41B31"/>
    <w:rsid w:val="00D41CD7"/>
    <w:rsid w:val="00D424C0"/>
    <w:rsid w:val="00D425B8"/>
    <w:rsid w:val="00D425D0"/>
    <w:rsid w:val="00D42A3C"/>
    <w:rsid w:val="00D43B7A"/>
    <w:rsid w:val="00D52935"/>
    <w:rsid w:val="00D57233"/>
    <w:rsid w:val="00D57B16"/>
    <w:rsid w:val="00D60D29"/>
    <w:rsid w:val="00D60D8C"/>
    <w:rsid w:val="00D60DAD"/>
    <w:rsid w:val="00D64E48"/>
    <w:rsid w:val="00D75772"/>
    <w:rsid w:val="00D77217"/>
    <w:rsid w:val="00D77A4A"/>
    <w:rsid w:val="00D879C2"/>
    <w:rsid w:val="00D90088"/>
    <w:rsid w:val="00DA3046"/>
    <w:rsid w:val="00DA3D9E"/>
    <w:rsid w:val="00DA6D80"/>
    <w:rsid w:val="00DB098F"/>
    <w:rsid w:val="00DB31B2"/>
    <w:rsid w:val="00DB441C"/>
    <w:rsid w:val="00DB5A96"/>
    <w:rsid w:val="00DB61D5"/>
    <w:rsid w:val="00DB6F0B"/>
    <w:rsid w:val="00DB744E"/>
    <w:rsid w:val="00DC5020"/>
    <w:rsid w:val="00DC6393"/>
    <w:rsid w:val="00DD0DEE"/>
    <w:rsid w:val="00DD1018"/>
    <w:rsid w:val="00DD13F8"/>
    <w:rsid w:val="00DD397F"/>
    <w:rsid w:val="00DF0815"/>
    <w:rsid w:val="00DF35F4"/>
    <w:rsid w:val="00DF7012"/>
    <w:rsid w:val="00E01A04"/>
    <w:rsid w:val="00E10215"/>
    <w:rsid w:val="00E124E8"/>
    <w:rsid w:val="00E1701B"/>
    <w:rsid w:val="00E2026A"/>
    <w:rsid w:val="00E216B3"/>
    <w:rsid w:val="00E21BB5"/>
    <w:rsid w:val="00E30964"/>
    <w:rsid w:val="00E3218E"/>
    <w:rsid w:val="00E3644E"/>
    <w:rsid w:val="00E4705D"/>
    <w:rsid w:val="00E50540"/>
    <w:rsid w:val="00E51D0B"/>
    <w:rsid w:val="00E6340D"/>
    <w:rsid w:val="00E65C49"/>
    <w:rsid w:val="00E70040"/>
    <w:rsid w:val="00E70D2A"/>
    <w:rsid w:val="00E72F45"/>
    <w:rsid w:val="00E91B40"/>
    <w:rsid w:val="00EA4E6D"/>
    <w:rsid w:val="00EA51AD"/>
    <w:rsid w:val="00EA5F47"/>
    <w:rsid w:val="00EB2988"/>
    <w:rsid w:val="00EB60E4"/>
    <w:rsid w:val="00EB7FF2"/>
    <w:rsid w:val="00EC539F"/>
    <w:rsid w:val="00ED3736"/>
    <w:rsid w:val="00ED5F51"/>
    <w:rsid w:val="00EF0340"/>
    <w:rsid w:val="00EF2DAC"/>
    <w:rsid w:val="00EF7D45"/>
    <w:rsid w:val="00F00B0B"/>
    <w:rsid w:val="00F05E55"/>
    <w:rsid w:val="00F15556"/>
    <w:rsid w:val="00F16E0E"/>
    <w:rsid w:val="00F22DB5"/>
    <w:rsid w:val="00F2529F"/>
    <w:rsid w:val="00F31852"/>
    <w:rsid w:val="00F34467"/>
    <w:rsid w:val="00F35A23"/>
    <w:rsid w:val="00F36160"/>
    <w:rsid w:val="00F40334"/>
    <w:rsid w:val="00F40D1F"/>
    <w:rsid w:val="00F505A4"/>
    <w:rsid w:val="00F51D6B"/>
    <w:rsid w:val="00F524B4"/>
    <w:rsid w:val="00F52E5A"/>
    <w:rsid w:val="00F54F84"/>
    <w:rsid w:val="00F66259"/>
    <w:rsid w:val="00F70DC0"/>
    <w:rsid w:val="00F8514D"/>
    <w:rsid w:val="00F875EF"/>
    <w:rsid w:val="00F97E24"/>
    <w:rsid w:val="00FA0ECA"/>
    <w:rsid w:val="00FA5588"/>
    <w:rsid w:val="00FA79E8"/>
    <w:rsid w:val="00FB16FB"/>
    <w:rsid w:val="00FB1B45"/>
    <w:rsid w:val="00FB3720"/>
    <w:rsid w:val="00FB67C4"/>
    <w:rsid w:val="00FC449E"/>
    <w:rsid w:val="00FC6E01"/>
    <w:rsid w:val="00FC7ADA"/>
    <w:rsid w:val="00FE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8E28E"/>
  <w15:docId w15:val="{B274D684-D488-4CF6-BB76-48EE21C7E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540"/>
    <w:rPr>
      <w:rFonts w:ascii="Arial Unicode MS" w:eastAsiaTheme="minorEastAsia" w:hAnsi="Arial Unicode M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540"/>
    <w:pPr>
      <w:keepNext/>
      <w:keepLines/>
      <w:numPr>
        <w:numId w:val="1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540"/>
    <w:pPr>
      <w:keepNext/>
      <w:keepLines/>
      <w:numPr>
        <w:ilvl w:val="1"/>
        <w:numId w:val="12"/>
      </w:numPr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540"/>
    <w:pPr>
      <w:keepNext/>
      <w:keepLines/>
      <w:numPr>
        <w:ilvl w:val="2"/>
        <w:numId w:val="1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0540"/>
    <w:pPr>
      <w:keepNext/>
      <w:keepLines/>
      <w:numPr>
        <w:ilvl w:val="3"/>
        <w:numId w:val="1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0540"/>
    <w:pPr>
      <w:keepNext/>
      <w:keepLines/>
      <w:numPr>
        <w:ilvl w:val="4"/>
        <w:numId w:val="1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0540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40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40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40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  <w:rsid w:val="00E5054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50540"/>
  </w:style>
  <w:style w:type="paragraph" w:customStyle="1" w:styleId="Empty">
    <w:name w:val="Empty"/>
    <w:rsid w:val="00E50540"/>
    <w:pPr>
      <w:spacing w:line="20" w:lineRule="exact"/>
    </w:pPr>
  </w:style>
  <w:style w:type="paragraph" w:customStyle="1" w:styleId="TitleXA">
    <w:name w:val="Title (XA)"/>
    <w:basedOn w:val="Title"/>
    <w:rsid w:val="00E50540"/>
  </w:style>
  <w:style w:type="paragraph" w:customStyle="1" w:styleId="Heading1XA">
    <w:name w:val="Heading 1 (XA)"/>
    <w:basedOn w:val="Heading1"/>
    <w:rsid w:val="00E50540"/>
    <w:pPr>
      <w:outlineLvl w:val="9"/>
    </w:pPr>
  </w:style>
  <w:style w:type="paragraph" w:styleId="Title">
    <w:name w:val="Title"/>
    <w:basedOn w:val="Normal"/>
    <w:next w:val="Normal"/>
    <w:link w:val="TitleChar"/>
    <w:uiPriority w:val="10"/>
    <w:qFormat/>
    <w:rsid w:val="00E5054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54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odyTextXA">
    <w:name w:val="Body Text (XA)"/>
    <w:basedOn w:val="BodyText"/>
    <w:qFormat/>
    <w:rsid w:val="00E50540"/>
    <w:pPr>
      <w:spacing w:after="60"/>
    </w:pPr>
  </w:style>
  <w:style w:type="character" w:customStyle="1" w:styleId="Heading1Char">
    <w:name w:val="Heading 1 Char"/>
    <w:basedOn w:val="DefaultParagraphFont"/>
    <w:link w:val="Heading1"/>
    <w:uiPriority w:val="9"/>
    <w:rsid w:val="00E505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XA">
    <w:name w:val="Heading 2 (XA)"/>
    <w:basedOn w:val="Heading2"/>
    <w:rsid w:val="00E50540"/>
    <w:pPr>
      <w:outlineLvl w:val="9"/>
    </w:pPr>
  </w:style>
  <w:style w:type="paragraph" w:styleId="BodyText">
    <w:name w:val="Body Text"/>
    <w:basedOn w:val="Normal"/>
    <w:link w:val="BodyTextChar"/>
    <w:uiPriority w:val="99"/>
    <w:semiHidden/>
    <w:unhideWhenUsed/>
    <w:rsid w:val="00E5054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540"/>
    <w:rPr>
      <w:rFonts w:ascii="Arial Unicode MS" w:eastAsiaTheme="minorEastAsia" w:hAnsi="Arial Unicode MS"/>
      <w:sz w:val="20"/>
    </w:rPr>
  </w:style>
  <w:style w:type="paragraph" w:customStyle="1" w:styleId="Heading3XA">
    <w:name w:val="Heading 3 (XA)"/>
    <w:basedOn w:val="Heading3"/>
    <w:rsid w:val="00E5054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E505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4XA">
    <w:name w:val="Heading 4 (XA)"/>
    <w:basedOn w:val="Heading4"/>
    <w:rsid w:val="00E50540"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E50540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customStyle="1" w:styleId="Heading5XA">
    <w:name w:val="Heading 5 (XA)"/>
    <w:basedOn w:val="Heading5"/>
    <w:rsid w:val="00E50540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rsid w:val="00E5054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paragraph" w:customStyle="1" w:styleId="Heading6XA">
    <w:name w:val="Heading 6 (XA)"/>
    <w:basedOn w:val="Heading6"/>
    <w:rsid w:val="00E50540"/>
    <w:pPr>
      <w:outlineLvl w:val="9"/>
    </w:pPr>
  </w:style>
  <w:style w:type="character" w:customStyle="1" w:styleId="Heading5Char">
    <w:name w:val="Heading 5 Char"/>
    <w:basedOn w:val="DefaultParagraphFont"/>
    <w:link w:val="Heading5"/>
    <w:uiPriority w:val="9"/>
    <w:rsid w:val="00E50540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customStyle="1" w:styleId="BlockTextXA">
    <w:name w:val="Block Text (XA)"/>
    <w:basedOn w:val="BlockText"/>
    <w:rsid w:val="00E50540"/>
  </w:style>
  <w:style w:type="character" w:customStyle="1" w:styleId="Heading6Char">
    <w:name w:val="Heading 6 Char"/>
    <w:basedOn w:val="DefaultParagraphFont"/>
    <w:link w:val="Heading6"/>
    <w:uiPriority w:val="9"/>
    <w:rsid w:val="00E50540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paragraph" w:customStyle="1" w:styleId="QuoteXA">
    <w:name w:val="Quote (XA)"/>
    <w:basedOn w:val="Quote"/>
    <w:qFormat/>
    <w:rsid w:val="00E50540"/>
  </w:style>
  <w:style w:type="paragraph" w:styleId="BlockText">
    <w:name w:val="Block Text"/>
    <w:basedOn w:val="Normal"/>
    <w:uiPriority w:val="99"/>
    <w:semiHidden/>
    <w:unhideWhenUsed/>
    <w:rsid w:val="00E5054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i/>
      <w:iCs/>
      <w:color w:val="4F81BD" w:themeColor="accent1"/>
    </w:rPr>
  </w:style>
  <w:style w:type="paragraph" w:customStyle="1" w:styleId="BodyTextIndentXA">
    <w:name w:val="Body Text Indent (XA)"/>
    <w:basedOn w:val="BodyTextIndent"/>
    <w:rsid w:val="00E50540"/>
    <w:pPr>
      <w:spacing w:after="60"/>
    </w:pPr>
  </w:style>
  <w:style w:type="paragraph" w:styleId="Quote">
    <w:name w:val="Quote"/>
    <w:basedOn w:val="Normal"/>
    <w:next w:val="Normal"/>
    <w:link w:val="QuoteChar"/>
    <w:uiPriority w:val="29"/>
    <w:qFormat/>
    <w:rsid w:val="00E5054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0540"/>
    <w:rPr>
      <w:rFonts w:ascii="Arial Unicode MS" w:eastAsiaTheme="minorEastAsia" w:hAnsi="Arial Unicode MS"/>
      <w:i/>
      <w:iCs/>
      <w:color w:val="000000" w:themeColor="text1"/>
      <w:sz w:val="20"/>
    </w:rPr>
  </w:style>
  <w:style w:type="paragraph" w:customStyle="1" w:styleId="ListBulletXA">
    <w:name w:val="List Bullet (XA)"/>
    <w:basedOn w:val="Normal"/>
    <w:rsid w:val="00E50540"/>
    <w:pPr>
      <w:numPr>
        <w:numId w:val="9"/>
      </w:numPr>
      <w:ind w:left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5054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50540"/>
    <w:rPr>
      <w:rFonts w:ascii="Arial Unicode MS" w:eastAsiaTheme="minorEastAsia" w:hAnsi="Arial Unicode MS"/>
      <w:sz w:val="20"/>
    </w:rPr>
  </w:style>
  <w:style w:type="paragraph" w:customStyle="1" w:styleId="ListBullet2XA">
    <w:name w:val="List Bullet 2 (XA)"/>
    <w:basedOn w:val="Normal"/>
    <w:rsid w:val="00E50540"/>
    <w:pPr>
      <w:numPr>
        <w:numId w:val="10"/>
      </w:numPr>
      <w:ind w:left="720"/>
    </w:pPr>
  </w:style>
  <w:style w:type="paragraph" w:styleId="ListBullet">
    <w:name w:val="List Bullet"/>
    <w:basedOn w:val="Normal"/>
    <w:uiPriority w:val="99"/>
    <w:semiHidden/>
    <w:unhideWhenUsed/>
    <w:rsid w:val="00E50540"/>
    <w:pPr>
      <w:numPr>
        <w:numId w:val="1"/>
      </w:numPr>
      <w:contextualSpacing/>
    </w:pPr>
  </w:style>
  <w:style w:type="paragraph" w:customStyle="1" w:styleId="ListBullet3XA">
    <w:name w:val="List Bullet 3 (XA)"/>
    <w:basedOn w:val="Normal"/>
    <w:rsid w:val="00E50540"/>
    <w:pPr>
      <w:numPr>
        <w:numId w:val="11"/>
      </w:numPr>
      <w:ind w:left="1080"/>
    </w:pPr>
  </w:style>
  <w:style w:type="paragraph" w:styleId="ListBullet2">
    <w:name w:val="List Bullet 2"/>
    <w:basedOn w:val="Normal"/>
    <w:uiPriority w:val="99"/>
    <w:semiHidden/>
    <w:unhideWhenUsed/>
    <w:rsid w:val="00E50540"/>
    <w:pPr>
      <w:numPr>
        <w:numId w:val="2"/>
      </w:numPr>
      <w:contextualSpacing/>
    </w:pPr>
  </w:style>
  <w:style w:type="paragraph" w:customStyle="1" w:styleId="ListXA">
    <w:name w:val="List (XA)"/>
    <w:basedOn w:val="List"/>
    <w:rsid w:val="00E50540"/>
  </w:style>
  <w:style w:type="paragraph" w:styleId="ListBullet3">
    <w:name w:val="List Bullet 3"/>
    <w:basedOn w:val="Normal"/>
    <w:uiPriority w:val="99"/>
    <w:semiHidden/>
    <w:unhideWhenUsed/>
    <w:rsid w:val="00E50540"/>
    <w:pPr>
      <w:numPr>
        <w:numId w:val="3"/>
      </w:numPr>
      <w:contextualSpacing/>
    </w:pPr>
  </w:style>
  <w:style w:type="paragraph" w:customStyle="1" w:styleId="List2XA">
    <w:name w:val="List 2 (XA)"/>
    <w:basedOn w:val="List2"/>
    <w:rsid w:val="00E50540"/>
  </w:style>
  <w:style w:type="paragraph" w:styleId="List">
    <w:name w:val="List"/>
    <w:basedOn w:val="Normal"/>
    <w:uiPriority w:val="99"/>
    <w:semiHidden/>
    <w:unhideWhenUsed/>
    <w:rsid w:val="00E50540"/>
    <w:pPr>
      <w:ind w:left="360" w:hanging="360"/>
      <w:contextualSpacing/>
    </w:pPr>
  </w:style>
  <w:style w:type="paragraph" w:customStyle="1" w:styleId="List3XA">
    <w:name w:val="List 3 (XA)"/>
    <w:basedOn w:val="List3"/>
    <w:rsid w:val="00E50540"/>
  </w:style>
  <w:style w:type="paragraph" w:styleId="List2">
    <w:name w:val="List 2"/>
    <w:basedOn w:val="Normal"/>
    <w:uiPriority w:val="99"/>
    <w:semiHidden/>
    <w:unhideWhenUsed/>
    <w:rsid w:val="00E5054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50540"/>
    <w:pPr>
      <w:ind w:left="1080" w:hanging="360"/>
      <w:contextualSpacing/>
    </w:pPr>
  </w:style>
  <w:style w:type="paragraph" w:customStyle="1" w:styleId="ExampleXA">
    <w:name w:val="Example (XA)"/>
    <w:basedOn w:val="BodyTextXA"/>
    <w:rsid w:val="00E50540"/>
    <w:rPr>
      <w:i/>
      <w:color w:val="948A54" w:themeColor="background2" w:themeShade="80"/>
    </w:rPr>
  </w:style>
  <w:style w:type="paragraph" w:customStyle="1" w:styleId="InstructionXA">
    <w:name w:val="Instruction (XA)"/>
    <w:basedOn w:val="BodyTextXA"/>
    <w:rsid w:val="00E50540"/>
    <w:rPr>
      <w:i/>
      <w:color w:val="4F81BD" w:themeColor="accent1"/>
    </w:rPr>
  </w:style>
  <w:style w:type="paragraph" w:customStyle="1" w:styleId="ListNumberXA">
    <w:name w:val="List Number (XA)"/>
    <w:basedOn w:val="ListNumber"/>
    <w:qFormat/>
    <w:rsid w:val="00E50540"/>
  </w:style>
  <w:style w:type="paragraph" w:customStyle="1" w:styleId="ListNumber2XA">
    <w:name w:val="List Number 2 (XA)"/>
    <w:basedOn w:val="ListNumber2"/>
    <w:rsid w:val="00E50540"/>
    <w:pPr>
      <w:numPr>
        <w:numId w:val="7"/>
      </w:numPr>
      <w:ind w:left="720"/>
    </w:pPr>
  </w:style>
  <w:style w:type="paragraph" w:styleId="ListNumber">
    <w:name w:val="List Number"/>
    <w:basedOn w:val="Normal"/>
    <w:uiPriority w:val="99"/>
    <w:semiHidden/>
    <w:unhideWhenUsed/>
    <w:rsid w:val="00E50540"/>
    <w:pPr>
      <w:numPr>
        <w:numId w:val="4"/>
      </w:numPr>
      <w:contextualSpacing/>
    </w:pPr>
  </w:style>
  <w:style w:type="paragraph" w:customStyle="1" w:styleId="ListNumber3XA">
    <w:name w:val="List Number 3 (XA)"/>
    <w:basedOn w:val="ListNumber3"/>
    <w:rsid w:val="00E50540"/>
    <w:pPr>
      <w:numPr>
        <w:numId w:val="8"/>
      </w:numPr>
      <w:ind w:left="1080" w:hanging="187"/>
    </w:pPr>
  </w:style>
  <w:style w:type="paragraph" w:styleId="ListNumber2">
    <w:name w:val="List Number 2"/>
    <w:basedOn w:val="Normal"/>
    <w:uiPriority w:val="99"/>
    <w:semiHidden/>
    <w:unhideWhenUsed/>
    <w:rsid w:val="00E50540"/>
    <w:pPr>
      <w:numPr>
        <w:numId w:val="5"/>
      </w:numPr>
      <w:contextualSpacing/>
    </w:pPr>
  </w:style>
  <w:style w:type="paragraph" w:customStyle="1" w:styleId="CaptionXA">
    <w:name w:val="Caption (XA)"/>
    <w:basedOn w:val="Caption"/>
    <w:rsid w:val="00E50540"/>
  </w:style>
  <w:style w:type="paragraph" w:styleId="ListNumber3">
    <w:name w:val="List Number 3"/>
    <w:basedOn w:val="Normal"/>
    <w:uiPriority w:val="99"/>
    <w:semiHidden/>
    <w:unhideWhenUsed/>
    <w:rsid w:val="00E50540"/>
    <w:pPr>
      <w:numPr>
        <w:numId w:val="6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E50540"/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05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540"/>
    <w:rPr>
      <w:rFonts w:ascii="Arial Unicode MS" w:eastAsiaTheme="minorEastAsia" w:hAnsi="Arial Unicode MS"/>
      <w:sz w:val="20"/>
    </w:rPr>
  </w:style>
  <w:style w:type="paragraph" w:styleId="Footer">
    <w:name w:val="footer"/>
    <w:basedOn w:val="Normal"/>
    <w:link w:val="FooterChar"/>
    <w:uiPriority w:val="99"/>
    <w:unhideWhenUsed/>
    <w:rsid w:val="00E505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540"/>
    <w:rPr>
      <w:rFonts w:ascii="Arial Unicode MS" w:eastAsiaTheme="minorEastAsia" w:hAnsi="Arial Unicode MS"/>
      <w:sz w:val="20"/>
    </w:rPr>
  </w:style>
  <w:style w:type="paragraph" w:styleId="NoSpacing">
    <w:name w:val="No Spacing"/>
    <w:link w:val="NoSpacingChar"/>
    <w:uiPriority w:val="1"/>
    <w:qFormat/>
    <w:rsid w:val="00E50540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5054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05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540"/>
    <w:rPr>
      <w:rFonts w:ascii="Tahoma" w:eastAsiaTheme="minorEastAsi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40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4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4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Portionmark">
    <w:name w:val="Portionmark"/>
    <w:basedOn w:val="DefaultParagraphFont"/>
    <w:uiPriority w:val="1"/>
    <w:qFormat/>
    <w:rsid w:val="00E50540"/>
    <w:rPr>
      <w:rFonts w:ascii="Arial" w:hAnsi="Arial"/>
      <w:color w:val="BFBFBF" w:themeColor="background1" w:themeShade="BF"/>
      <w:sz w:val="20"/>
    </w:rPr>
  </w:style>
  <w:style w:type="paragraph" w:customStyle="1" w:styleId="ListNumber34a38d0ad99543878920ebce4bd665af">
    <w:name w:val="List Number_34a38d0a_d995_4387_8920_ebce4bd665af"/>
    <w:basedOn w:val="Normal"/>
    <w:uiPriority w:val="99"/>
    <w:semiHidden/>
    <w:unhideWhenUsed/>
    <w:rsid w:val="00E50540"/>
    <w:pPr>
      <w:numPr>
        <w:numId w:val="13"/>
      </w:numPr>
      <w:contextualSpacing/>
    </w:pPr>
  </w:style>
  <w:style w:type="paragraph" w:customStyle="1" w:styleId="ListNumberXA1ee7af65140b4985ac90f6c001910b96">
    <w:name w:val="List Number (XA)_1ee7af65_140b_4985_ac90_f6c001910b96"/>
    <w:basedOn w:val="ListNumber34a38d0ad99543878920ebce4bd665af"/>
    <w:qFormat/>
    <w:rsid w:val="00E50540"/>
  </w:style>
  <w:style w:type="paragraph" w:customStyle="1" w:styleId="ListNumber2XAcf30ea240b624be98d200c6bb3485bb4">
    <w:name w:val="List Number 2 (XA)_cf30ea24_0b62_4be9_8d20_0c6bb3485bb4"/>
    <w:basedOn w:val="ListNumber2"/>
    <w:rsid w:val="00E50540"/>
    <w:pPr>
      <w:numPr>
        <w:numId w:val="14"/>
      </w:numPr>
      <w:ind w:left="720"/>
    </w:pPr>
  </w:style>
  <w:style w:type="paragraph" w:customStyle="1" w:styleId="ListNumber3XAa9ef9fef151b4abda7104c554a1ef1b3">
    <w:name w:val="List Number 3 (XA)_a9ef9fef_151b_4abd_a710_4c554a1ef1b3"/>
    <w:basedOn w:val="ListNumber3"/>
    <w:rsid w:val="00E50540"/>
    <w:pPr>
      <w:numPr>
        <w:numId w:val="15"/>
      </w:numPr>
      <w:ind w:left="1080" w:hanging="187"/>
    </w:pPr>
  </w:style>
  <w:style w:type="paragraph" w:customStyle="1" w:styleId="ListNumber3628a891435ef400f83d192449a1c8c75">
    <w:name w:val="List Number 3_628a8914_35ef_400f_83d1_92449a1c8c75"/>
    <w:uiPriority w:val="99"/>
    <w:semiHidden/>
    <w:unhideWhenUsed/>
    <w:rsid w:val="00E50540"/>
    <w:pPr>
      <w:numPr>
        <w:numId w:val="16"/>
      </w:numPr>
      <w:contextualSpacing/>
    </w:pPr>
  </w:style>
  <w:style w:type="paragraph" w:customStyle="1" w:styleId="ListNumber3d45de9266d1142e0a59c151919b2bfd1">
    <w:name w:val="List Number 3_d45de926_6d11_42e0_a59c_151919b2bfd1"/>
    <w:uiPriority w:val="99"/>
    <w:semiHidden/>
    <w:unhideWhenUsed/>
    <w:rsid w:val="00E50540"/>
    <w:pPr>
      <w:numPr>
        <w:numId w:val="17"/>
      </w:numPr>
      <w:contextualSpacing/>
    </w:pPr>
  </w:style>
  <w:style w:type="paragraph" w:customStyle="1" w:styleId="ListNumber3d17dc09aad2945919474eb5c0046978b">
    <w:name w:val="List Number 3_d17dc09a_ad29_4591_9474_eb5c0046978b"/>
    <w:uiPriority w:val="99"/>
    <w:semiHidden/>
    <w:unhideWhenUsed/>
    <w:rsid w:val="00E50540"/>
    <w:pPr>
      <w:numPr>
        <w:numId w:val="18"/>
      </w:numPr>
      <w:contextualSpacing/>
    </w:pPr>
  </w:style>
  <w:style w:type="paragraph" w:customStyle="1" w:styleId="ListNumber33a591b7132084f75abc298dacf3efcfc">
    <w:name w:val="List Number 3_3a591b71_3208_4f75_abc2_98dacf3efcfc"/>
    <w:uiPriority w:val="99"/>
    <w:semiHidden/>
    <w:unhideWhenUsed/>
    <w:rsid w:val="00E50540"/>
    <w:pPr>
      <w:numPr>
        <w:numId w:val="19"/>
      </w:numPr>
      <w:contextualSpacing/>
    </w:pPr>
  </w:style>
  <w:style w:type="paragraph" w:customStyle="1" w:styleId="ListNumber34278d1ae0ab943af85a8e13137891438">
    <w:name w:val="List Number 3_4278d1ae_0ab9_43af_85a8_e13137891438"/>
    <w:uiPriority w:val="99"/>
    <w:semiHidden/>
    <w:unhideWhenUsed/>
    <w:rsid w:val="00E50540"/>
    <w:pPr>
      <w:numPr>
        <w:numId w:val="20"/>
      </w:numPr>
      <w:contextualSpacing/>
    </w:pPr>
  </w:style>
  <w:style w:type="paragraph" w:customStyle="1" w:styleId="ListNumber3d9803a91aa534533b4334d94f4e3e406">
    <w:name w:val="List Number 3_d9803a91_aa53_4533_b433_4d94f4e3e406"/>
    <w:uiPriority w:val="99"/>
    <w:semiHidden/>
    <w:unhideWhenUsed/>
    <w:rsid w:val="00E50540"/>
    <w:pPr>
      <w:numPr>
        <w:numId w:val="21"/>
      </w:numPr>
      <w:contextualSpacing/>
    </w:pPr>
  </w:style>
  <w:style w:type="paragraph" w:customStyle="1" w:styleId="ListNumber3399c041758a24b29b9de8e487546528f">
    <w:name w:val="List Number 3_399c0417_58a2_4b29_b9de_8e487546528f"/>
    <w:uiPriority w:val="99"/>
    <w:semiHidden/>
    <w:unhideWhenUsed/>
    <w:rsid w:val="00E50540"/>
    <w:pPr>
      <w:numPr>
        <w:numId w:val="22"/>
      </w:numPr>
      <w:contextualSpacing/>
    </w:pPr>
  </w:style>
  <w:style w:type="paragraph" w:customStyle="1" w:styleId="ListNumber34147622b9a5d4816868f1e044507f9db">
    <w:name w:val="List Number 3_4147622b_9a5d_4816_868f_1e044507f9db"/>
    <w:uiPriority w:val="99"/>
    <w:semiHidden/>
    <w:unhideWhenUsed/>
    <w:rsid w:val="00E50540"/>
    <w:pPr>
      <w:numPr>
        <w:numId w:val="23"/>
      </w:numPr>
      <w:contextualSpacing/>
    </w:pPr>
  </w:style>
  <w:style w:type="paragraph" w:customStyle="1" w:styleId="ListNumber3c644b6d48ebb41dd8ebd11b1e4ab604c">
    <w:name w:val="List Number 3_c644b6d4_8ebb_41dd_8ebd_11b1e4ab604c"/>
    <w:uiPriority w:val="99"/>
    <w:semiHidden/>
    <w:unhideWhenUsed/>
    <w:rsid w:val="00E50540"/>
    <w:pPr>
      <w:numPr>
        <w:numId w:val="24"/>
      </w:numPr>
      <w:contextualSpacing/>
    </w:pPr>
  </w:style>
  <w:style w:type="paragraph" w:customStyle="1" w:styleId="ListNumber3a8908fc8a8d74aa087dfc2a4b8b5949f">
    <w:name w:val="List Number 3_a8908fc8_a8d7_4aa0_87df_c2a4b8b5949f"/>
    <w:uiPriority w:val="99"/>
    <w:semiHidden/>
    <w:unhideWhenUsed/>
    <w:rsid w:val="00E50540"/>
    <w:pPr>
      <w:numPr>
        <w:numId w:val="25"/>
      </w:numPr>
      <w:contextualSpacing/>
    </w:pPr>
  </w:style>
  <w:style w:type="paragraph" w:customStyle="1" w:styleId="ListNumber2aaf4db96343d48b19d1cdbd9a6dc1e4b">
    <w:name w:val="List Number 2_aaf4db96_343d_48b1_9d1c_dbd9a6dc1e4b"/>
    <w:uiPriority w:val="99"/>
    <w:semiHidden/>
    <w:unhideWhenUsed/>
    <w:rsid w:val="00E50540"/>
    <w:pPr>
      <w:numPr>
        <w:numId w:val="26"/>
      </w:numPr>
      <w:contextualSpacing/>
    </w:pPr>
  </w:style>
  <w:style w:type="paragraph" w:customStyle="1" w:styleId="ListNumber2320c9c5b11494dfa9f19ca60ebe21590">
    <w:name w:val="List Number 2_320c9c5b_1149_4dfa_9f19_ca60ebe21590"/>
    <w:uiPriority w:val="99"/>
    <w:semiHidden/>
    <w:unhideWhenUsed/>
    <w:rsid w:val="00E50540"/>
    <w:pPr>
      <w:numPr>
        <w:numId w:val="27"/>
      </w:numPr>
      <w:contextualSpacing/>
    </w:pPr>
  </w:style>
  <w:style w:type="paragraph" w:customStyle="1" w:styleId="ListNumber200788843b7394b1280be6277842e6f88">
    <w:name w:val="List Number 2_00788843_b739_4b12_80be_6277842e6f88"/>
    <w:uiPriority w:val="99"/>
    <w:semiHidden/>
    <w:unhideWhenUsed/>
    <w:rsid w:val="00E50540"/>
    <w:pPr>
      <w:numPr>
        <w:numId w:val="28"/>
      </w:numPr>
      <w:contextualSpacing/>
    </w:pPr>
  </w:style>
  <w:style w:type="paragraph" w:customStyle="1" w:styleId="ListNumber2c8cfd8a374f4475eab6de47ec166d11c">
    <w:name w:val="List Number 2_c8cfd8a3_74f4_475e_ab6d_e47ec166d11c"/>
    <w:uiPriority w:val="99"/>
    <w:semiHidden/>
    <w:unhideWhenUsed/>
    <w:rsid w:val="00E50540"/>
    <w:pPr>
      <w:numPr>
        <w:numId w:val="29"/>
      </w:numPr>
      <w:contextualSpacing/>
    </w:pPr>
  </w:style>
  <w:style w:type="paragraph" w:customStyle="1" w:styleId="ListNumber2016c6f6dfd784f7490e17b47a1d93845">
    <w:name w:val="List Number 2_016c6f6d_fd78_4f74_90e1_7b47a1d93845"/>
    <w:uiPriority w:val="99"/>
    <w:semiHidden/>
    <w:unhideWhenUsed/>
    <w:rsid w:val="00E50540"/>
    <w:pPr>
      <w:numPr>
        <w:numId w:val="30"/>
      </w:numPr>
      <w:contextualSpacing/>
    </w:pPr>
  </w:style>
  <w:style w:type="paragraph" w:customStyle="1" w:styleId="ListNumber263081cd99c6d4a3483348f79336ce330">
    <w:name w:val="List Number 2_63081cd9_9c6d_4a34_8334_8f79336ce330"/>
    <w:uiPriority w:val="99"/>
    <w:semiHidden/>
    <w:unhideWhenUsed/>
    <w:rsid w:val="00E50540"/>
    <w:pPr>
      <w:numPr>
        <w:numId w:val="31"/>
      </w:numPr>
      <w:contextualSpacing/>
    </w:pPr>
  </w:style>
  <w:style w:type="paragraph" w:customStyle="1" w:styleId="ListNumber2af00924dfe0548b9bb2e1d97f3ee20cb">
    <w:name w:val="List Number 2_af00924d_fe05_48b9_bb2e_1d97f3ee20cb"/>
    <w:uiPriority w:val="99"/>
    <w:semiHidden/>
    <w:unhideWhenUsed/>
    <w:rsid w:val="00E50540"/>
    <w:pPr>
      <w:numPr>
        <w:numId w:val="32"/>
      </w:numPr>
      <w:contextualSpacing/>
    </w:pPr>
  </w:style>
  <w:style w:type="paragraph" w:customStyle="1" w:styleId="ListNumber22c7a69ad714b414ab0a8bea46d6d67e5">
    <w:name w:val="List Number 2_2c7a69ad_714b_414a_b0a8_bea46d6d67e5"/>
    <w:uiPriority w:val="99"/>
    <w:semiHidden/>
    <w:unhideWhenUsed/>
    <w:rsid w:val="00E50540"/>
    <w:pPr>
      <w:numPr>
        <w:numId w:val="33"/>
      </w:numPr>
      <w:contextualSpacing/>
    </w:pPr>
  </w:style>
  <w:style w:type="paragraph" w:customStyle="1" w:styleId="ListNumber26512d3166b7148f3bc3157eb65214615">
    <w:name w:val="List Number 2_6512d316_6b71_48f3_bc31_57eb65214615"/>
    <w:uiPriority w:val="99"/>
    <w:semiHidden/>
    <w:unhideWhenUsed/>
    <w:rsid w:val="00E50540"/>
    <w:pPr>
      <w:numPr>
        <w:numId w:val="34"/>
      </w:numPr>
      <w:contextualSpacing/>
    </w:pPr>
  </w:style>
  <w:style w:type="paragraph" w:customStyle="1" w:styleId="ListNumber2c8667d72268e409f84a26d0dff8f9a1d">
    <w:name w:val="List Number 2_c8667d72_268e_409f_84a2_6d0dff8f9a1d"/>
    <w:uiPriority w:val="99"/>
    <w:semiHidden/>
    <w:unhideWhenUsed/>
    <w:rsid w:val="00E50540"/>
    <w:pPr>
      <w:numPr>
        <w:numId w:val="35"/>
      </w:numPr>
      <w:contextualSpacing/>
    </w:pPr>
  </w:style>
  <w:style w:type="paragraph" w:customStyle="1" w:styleId="ListNumber69d53608fa1c47adb8cee8bfe0a72024">
    <w:name w:val="List Number_69d53608_fa1c_47ad_b8ce_e8bfe0a72024"/>
    <w:uiPriority w:val="99"/>
    <w:semiHidden/>
    <w:unhideWhenUsed/>
    <w:rsid w:val="00E50540"/>
    <w:pPr>
      <w:numPr>
        <w:numId w:val="36"/>
      </w:numPr>
      <w:contextualSpacing/>
    </w:pPr>
  </w:style>
  <w:style w:type="paragraph" w:customStyle="1" w:styleId="ListNumberc0ddb7137d7c4c7ebd6bd81686a3baa8">
    <w:name w:val="List Number_c0ddb713_7d7c_4c7e_bd6b_d81686a3baa8"/>
    <w:uiPriority w:val="99"/>
    <w:semiHidden/>
    <w:unhideWhenUsed/>
    <w:rsid w:val="00E50540"/>
    <w:pPr>
      <w:numPr>
        <w:numId w:val="37"/>
      </w:numPr>
      <w:contextualSpacing/>
    </w:pPr>
  </w:style>
  <w:style w:type="paragraph" w:customStyle="1" w:styleId="ListNumberb58fdb99b15b4c5ca4e75a96ca376f39">
    <w:name w:val="List Number_b58fdb99_b15b_4c5c_a4e7_5a96ca376f39"/>
    <w:uiPriority w:val="99"/>
    <w:semiHidden/>
    <w:unhideWhenUsed/>
    <w:rsid w:val="00E50540"/>
    <w:pPr>
      <w:numPr>
        <w:numId w:val="38"/>
      </w:numPr>
      <w:contextualSpacing/>
    </w:pPr>
  </w:style>
  <w:style w:type="paragraph" w:customStyle="1" w:styleId="ListNumber37fd7aa8bb6e463aba090b43748a5666">
    <w:name w:val="List Number_37fd7aa8_bb6e_463a_ba09_0b43748a5666"/>
    <w:uiPriority w:val="99"/>
    <w:semiHidden/>
    <w:unhideWhenUsed/>
    <w:rsid w:val="00E50540"/>
    <w:pPr>
      <w:numPr>
        <w:numId w:val="39"/>
      </w:numPr>
      <w:contextualSpacing/>
    </w:pPr>
  </w:style>
  <w:style w:type="paragraph" w:customStyle="1" w:styleId="ListNumbera38145f3053e4b72828e7e79ec36f135">
    <w:name w:val="List Number_a38145f3_053e_4b72_828e_7e79ec36f135"/>
    <w:uiPriority w:val="99"/>
    <w:semiHidden/>
    <w:unhideWhenUsed/>
    <w:rsid w:val="00E50540"/>
    <w:pPr>
      <w:numPr>
        <w:numId w:val="40"/>
      </w:numPr>
      <w:contextualSpacing/>
    </w:pPr>
  </w:style>
  <w:style w:type="paragraph" w:customStyle="1" w:styleId="ListNumber5cb46add169c433aa962e883f4870e2a">
    <w:name w:val="List Number_5cb46add_169c_433a_a962_e883f4870e2a"/>
    <w:uiPriority w:val="99"/>
    <w:semiHidden/>
    <w:unhideWhenUsed/>
    <w:rsid w:val="00E50540"/>
    <w:pPr>
      <w:numPr>
        <w:numId w:val="41"/>
      </w:numPr>
      <w:contextualSpacing/>
    </w:pPr>
  </w:style>
  <w:style w:type="paragraph" w:customStyle="1" w:styleId="ListNumber9ca7617cc77c4bb3bae0f5b22e2d6bef">
    <w:name w:val="List Number_9ca7617c_c77c_4bb3_bae0_f5b22e2d6bef"/>
    <w:uiPriority w:val="99"/>
    <w:semiHidden/>
    <w:unhideWhenUsed/>
    <w:rsid w:val="00E50540"/>
    <w:pPr>
      <w:numPr>
        <w:numId w:val="42"/>
      </w:numPr>
      <w:contextualSpacing/>
    </w:pPr>
  </w:style>
  <w:style w:type="paragraph" w:customStyle="1" w:styleId="ListNumber85da6aea49064adcab96324079cecae5">
    <w:name w:val="List Number_85da6aea_4906_4adc_ab96_324079cecae5"/>
    <w:uiPriority w:val="99"/>
    <w:semiHidden/>
    <w:unhideWhenUsed/>
    <w:rsid w:val="00E50540"/>
    <w:pPr>
      <w:numPr>
        <w:numId w:val="43"/>
      </w:numPr>
      <w:contextualSpacing/>
    </w:pPr>
  </w:style>
  <w:style w:type="paragraph" w:customStyle="1" w:styleId="ListNumbera8f3a541685d42ccba89971677fca111">
    <w:name w:val="List Number_a8f3a541_685d_42cc_ba89_971677fca111"/>
    <w:uiPriority w:val="99"/>
    <w:semiHidden/>
    <w:unhideWhenUsed/>
    <w:rsid w:val="00E50540"/>
    <w:pPr>
      <w:numPr>
        <w:numId w:val="44"/>
      </w:numPr>
      <w:contextualSpacing/>
    </w:pPr>
  </w:style>
  <w:style w:type="paragraph" w:customStyle="1" w:styleId="ListNumber8be9ca9a52d94c9193d5d9bc129456ef">
    <w:name w:val="List Number_8be9ca9a_52d9_4c91_93d5_d9bc129456ef"/>
    <w:uiPriority w:val="99"/>
    <w:semiHidden/>
    <w:unhideWhenUsed/>
    <w:rsid w:val="00E50540"/>
    <w:pPr>
      <w:numPr>
        <w:numId w:val="45"/>
      </w:numPr>
      <w:contextualSpacing/>
    </w:pPr>
  </w:style>
  <w:style w:type="paragraph" w:customStyle="1" w:styleId="ListNumber43d73221effb484e8e5d75d848c9d4c0">
    <w:name w:val="List Number_43d73221_effb_484e_8e5d_75d848c9d4c0"/>
    <w:uiPriority w:val="99"/>
    <w:semiHidden/>
    <w:unhideWhenUsed/>
    <w:rsid w:val="00E50540"/>
    <w:pPr>
      <w:numPr>
        <w:numId w:val="46"/>
      </w:numPr>
      <w:contextualSpacing/>
    </w:pPr>
  </w:style>
  <w:style w:type="paragraph" w:customStyle="1" w:styleId="ListNumberXAeb8a88e62af147b4b60b5a0f0546d0fd">
    <w:name w:val="List Number (XA)_eb8a88e6_2af1_47b4_b60b_5a0f0546d0fd"/>
    <w:basedOn w:val="ListNumber43d73221effb484e8e5d75d848c9d4c0"/>
    <w:qFormat/>
    <w:rsid w:val="00E50540"/>
  </w:style>
  <w:style w:type="paragraph" w:customStyle="1" w:styleId="ListNumber94d78cb8ca2847a28567705f150158e5">
    <w:name w:val="List Number_94d78cb8_ca28_47a2_8567_705f150158e5"/>
    <w:uiPriority w:val="99"/>
    <w:semiHidden/>
    <w:unhideWhenUsed/>
    <w:rsid w:val="00E50540"/>
    <w:pPr>
      <w:numPr>
        <w:numId w:val="47"/>
      </w:numPr>
      <w:contextualSpacing/>
    </w:pPr>
  </w:style>
  <w:style w:type="paragraph" w:customStyle="1" w:styleId="ListNumberXAb6185fdda9204622831d0827982c8fe7">
    <w:name w:val="List Number (XA)_b6185fdd_a920_4622_831d_0827982c8fe7"/>
    <w:basedOn w:val="ListNumber94d78cb8ca2847a28567705f150158e5"/>
    <w:qFormat/>
    <w:rsid w:val="00E50540"/>
  </w:style>
  <w:style w:type="paragraph" w:customStyle="1" w:styleId="ListNumber7fd3744f81794d839bb4b6dd918792ec">
    <w:name w:val="List Number_7fd3744f_8179_4d83_9bb4_b6dd918792ec"/>
    <w:uiPriority w:val="99"/>
    <w:semiHidden/>
    <w:unhideWhenUsed/>
    <w:rsid w:val="00E50540"/>
    <w:pPr>
      <w:numPr>
        <w:numId w:val="48"/>
      </w:numPr>
      <w:contextualSpacing/>
    </w:pPr>
  </w:style>
  <w:style w:type="paragraph" w:customStyle="1" w:styleId="ListNumberXAe6ca26088a4e4897a6ee5bd36fb1302d">
    <w:name w:val="List Number (XA)_e6ca2608_8a4e_4897_a6ee_5bd36fb1302d"/>
    <w:basedOn w:val="ListNumber7fd3744f81794d839bb4b6dd918792ec"/>
    <w:qFormat/>
    <w:rsid w:val="00E50540"/>
  </w:style>
  <w:style w:type="paragraph" w:customStyle="1" w:styleId="ListNumberd79d62fcd9c7416d8da8653534bd3e3d">
    <w:name w:val="List Number_d79d62fc_d9c7_416d_8da8_653534bd3e3d"/>
    <w:uiPriority w:val="99"/>
    <w:semiHidden/>
    <w:unhideWhenUsed/>
    <w:rsid w:val="00E50540"/>
    <w:pPr>
      <w:numPr>
        <w:numId w:val="49"/>
      </w:numPr>
      <w:contextualSpacing/>
    </w:pPr>
  </w:style>
  <w:style w:type="paragraph" w:customStyle="1" w:styleId="ListNumberXAaf9bace6fc2d4a0fac3c395c9f63e961">
    <w:name w:val="List Number (XA)_af9bace6_fc2d_4a0f_ac3c_395c9f63e961"/>
    <w:basedOn w:val="ListNumberd79d62fcd9c7416d8da8653534bd3e3d"/>
    <w:qFormat/>
    <w:rsid w:val="00E50540"/>
  </w:style>
  <w:style w:type="paragraph" w:customStyle="1" w:styleId="ListNumbere50d2008c2f6460e82b04b81591030af">
    <w:name w:val="List Number_e50d2008_c2f6_460e_82b0_4b81591030af"/>
    <w:uiPriority w:val="99"/>
    <w:semiHidden/>
    <w:unhideWhenUsed/>
    <w:rsid w:val="00E50540"/>
    <w:pPr>
      <w:numPr>
        <w:numId w:val="50"/>
      </w:numPr>
      <w:contextualSpacing/>
    </w:pPr>
  </w:style>
  <w:style w:type="paragraph" w:customStyle="1" w:styleId="ListNumberXA72903096ecb645de855d218cd22127bf">
    <w:name w:val="List Number (XA)_72903096_ecb6_45de_855d_218cd22127bf"/>
    <w:basedOn w:val="ListNumbere50d2008c2f6460e82b04b81591030af"/>
    <w:qFormat/>
    <w:rsid w:val="00E50540"/>
  </w:style>
  <w:style w:type="paragraph" w:customStyle="1" w:styleId="ListNumber942983be680e46fd9962b2158d8ba9c8">
    <w:name w:val="List Number_942983be_680e_46fd_9962_b2158d8ba9c8"/>
    <w:uiPriority w:val="99"/>
    <w:semiHidden/>
    <w:unhideWhenUsed/>
    <w:rsid w:val="00E50540"/>
    <w:pPr>
      <w:numPr>
        <w:numId w:val="51"/>
      </w:numPr>
      <w:contextualSpacing/>
    </w:pPr>
  </w:style>
  <w:style w:type="paragraph" w:customStyle="1" w:styleId="ListNumberXAeb0683932833405bb402df2a245ddf1e">
    <w:name w:val="List Number (XA)_eb068393_2833_405b_b402_df2a245ddf1e"/>
    <w:basedOn w:val="ListNumber942983be680e46fd9962b2158d8ba9c8"/>
    <w:qFormat/>
    <w:rsid w:val="00E50540"/>
  </w:style>
  <w:style w:type="paragraph" w:customStyle="1" w:styleId="ListNumber6dcbe5b66af240599c66ec1b952ea182">
    <w:name w:val="List Number_6dcbe5b6_6af2_4059_9c66_ec1b952ea182"/>
    <w:uiPriority w:val="99"/>
    <w:semiHidden/>
    <w:unhideWhenUsed/>
    <w:rsid w:val="00E50540"/>
    <w:pPr>
      <w:numPr>
        <w:numId w:val="52"/>
      </w:numPr>
      <w:contextualSpacing/>
    </w:pPr>
  </w:style>
  <w:style w:type="paragraph" w:customStyle="1" w:styleId="ListNumberXA888f9d0c71964bf2a55d6727b30f239f">
    <w:name w:val="List Number (XA)_888f9d0c_7196_4bf2_a55d_6727b30f239f"/>
    <w:basedOn w:val="ListNumber6dcbe5b66af240599c66ec1b952ea182"/>
    <w:qFormat/>
    <w:rsid w:val="00E50540"/>
  </w:style>
  <w:style w:type="paragraph" w:customStyle="1" w:styleId="ListNumber6686f59fa1b3417499964967b4d74c06">
    <w:name w:val="List Number_6686f59f_a1b3_4174_9996_4967b4d74c06"/>
    <w:uiPriority w:val="99"/>
    <w:semiHidden/>
    <w:unhideWhenUsed/>
    <w:rsid w:val="00E50540"/>
    <w:pPr>
      <w:numPr>
        <w:numId w:val="53"/>
      </w:numPr>
      <w:contextualSpacing/>
    </w:pPr>
  </w:style>
  <w:style w:type="paragraph" w:customStyle="1" w:styleId="ListNumberXAdf816a086af64b36b12491916c8b63b3">
    <w:name w:val="List Number (XA)_df816a08_6af6_4b36_b124_91916c8b63b3"/>
    <w:basedOn w:val="ListNumber6686f59fa1b3417499964967b4d74c06"/>
    <w:qFormat/>
    <w:rsid w:val="00E50540"/>
  </w:style>
  <w:style w:type="paragraph" w:customStyle="1" w:styleId="ListNumber6cc167c9e2e44832beb1e9416542c6cf">
    <w:name w:val="List Number_6cc167c9_e2e4_4832_beb1_e9416542c6cf"/>
    <w:uiPriority w:val="99"/>
    <w:semiHidden/>
    <w:unhideWhenUsed/>
    <w:rsid w:val="00E50540"/>
    <w:pPr>
      <w:numPr>
        <w:numId w:val="54"/>
      </w:numPr>
      <w:contextualSpacing/>
    </w:pPr>
  </w:style>
  <w:style w:type="paragraph" w:customStyle="1" w:styleId="ListNumberXA5ab90161f03040bda7ccfe5a4b54af59">
    <w:name w:val="List Number (XA)_5ab90161_f030_40bd_a7cc_fe5a4b54af59"/>
    <w:basedOn w:val="ListNumber6cc167c9e2e44832beb1e9416542c6cf"/>
    <w:qFormat/>
    <w:rsid w:val="00E50540"/>
  </w:style>
  <w:style w:type="paragraph" w:customStyle="1" w:styleId="ListNumberee73c469447a4166a530d9a5ca1ce625">
    <w:name w:val="List Number_ee73c469_447a_4166_a530_d9a5ca1ce625"/>
    <w:uiPriority w:val="99"/>
    <w:semiHidden/>
    <w:unhideWhenUsed/>
    <w:rsid w:val="00E50540"/>
    <w:pPr>
      <w:numPr>
        <w:numId w:val="55"/>
      </w:numPr>
      <w:contextualSpacing/>
    </w:pPr>
  </w:style>
  <w:style w:type="paragraph" w:customStyle="1" w:styleId="ListNumberXA7055d8492d8c40f199b4015c72456ee0">
    <w:name w:val="List Number (XA)_7055d849_2d8c_40f1_99b4_015c72456ee0"/>
    <w:basedOn w:val="ListNumberee73c469447a4166a530d9a5ca1ce625"/>
    <w:qFormat/>
    <w:rsid w:val="00E50540"/>
  </w:style>
  <w:style w:type="paragraph" w:customStyle="1" w:styleId="ListNumber2XAc1e8bbdcc28c4abda55062a565fffe4d">
    <w:name w:val="List Number 2 (XA)_c1e8bbdc_c28c_4abd_a550_62a565fffe4d"/>
    <w:rsid w:val="00E50540"/>
    <w:pPr>
      <w:numPr>
        <w:numId w:val="56"/>
      </w:numPr>
      <w:ind w:left="720"/>
    </w:pPr>
  </w:style>
  <w:style w:type="paragraph" w:customStyle="1" w:styleId="ListNumber2XA2ea97589dc50423ab619fbde4991894c">
    <w:name w:val="List Number 2 (XA)_2ea97589_dc50_423a_b619_fbde4991894c"/>
    <w:rsid w:val="00E50540"/>
    <w:pPr>
      <w:numPr>
        <w:numId w:val="57"/>
      </w:numPr>
      <w:ind w:left="720"/>
    </w:pPr>
  </w:style>
  <w:style w:type="paragraph" w:customStyle="1" w:styleId="ListNumber2XAe822dbf656b042e8b3c3b1c6521ea5df">
    <w:name w:val="List Number 2 (XA)_e822dbf6_56b0_42e8_b3c3_b1c6521ea5df"/>
    <w:rsid w:val="00E50540"/>
    <w:pPr>
      <w:numPr>
        <w:numId w:val="58"/>
      </w:numPr>
      <w:ind w:left="720"/>
    </w:pPr>
  </w:style>
  <w:style w:type="paragraph" w:customStyle="1" w:styleId="ListNumber2XA90e332d3d2d741f8959457715c1a1050">
    <w:name w:val="List Number 2 (XA)_90e332d3_d2d7_41f8_9594_57715c1a1050"/>
    <w:rsid w:val="00E50540"/>
    <w:pPr>
      <w:numPr>
        <w:numId w:val="59"/>
      </w:numPr>
      <w:ind w:left="720"/>
    </w:pPr>
  </w:style>
  <w:style w:type="paragraph" w:customStyle="1" w:styleId="ListNumber2XA1e30e39333894d60817c0bd64a9de19f">
    <w:name w:val="List Number 2 (XA)_1e30e393_3389_4d60_817c_0bd64a9de19f"/>
    <w:rsid w:val="00E50540"/>
    <w:pPr>
      <w:numPr>
        <w:numId w:val="60"/>
      </w:numPr>
      <w:ind w:left="720"/>
    </w:pPr>
  </w:style>
  <w:style w:type="paragraph" w:customStyle="1" w:styleId="ListNumber2XAe48a0b4327784b1d822d6030a57995c0">
    <w:name w:val="List Number 2 (XA)_e48a0b43_2778_4b1d_822d_6030a57995c0"/>
    <w:rsid w:val="00E50540"/>
    <w:pPr>
      <w:numPr>
        <w:numId w:val="61"/>
      </w:numPr>
      <w:ind w:left="720"/>
    </w:pPr>
  </w:style>
  <w:style w:type="paragraph" w:customStyle="1" w:styleId="ListNumber2XAcda0845cea5b45208ecf5acd95bb8013">
    <w:name w:val="List Number 2 (XA)_cda0845c_ea5b_4520_8ecf_5acd95bb8013"/>
    <w:rsid w:val="00E50540"/>
    <w:pPr>
      <w:numPr>
        <w:numId w:val="62"/>
      </w:numPr>
      <w:ind w:left="720"/>
    </w:pPr>
  </w:style>
  <w:style w:type="paragraph" w:customStyle="1" w:styleId="ListNumber2XAdcb7e311b8ea491f93501f9a273d6d6c">
    <w:name w:val="List Number 2 (XA)_dcb7e311_b8ea_491f_9350_1f9a273d6d6c"/>
    <w:rsid w:val="00E50540"/>
    <w:pPr>
      <w:numPr>
        <w:numId w:val="63"/>
      </w:numPr>
      <w:ind w:left="720"/>
    </w:pPr>
  </w:style>
  <w:style w:type="paragraph" w:customStyle="1" w:styleId="ListNumber2XAb747d34d8379402c8e3396d3a262cfc4">
    <w:name w:val="List Number 2 (XA)_b747d34d_8379_402c_8e33_96d3a262cfc4"/>
    <w:rsid w:val="00E50540"/>
    <w:pPr>
      <w:numPr>
        <w:numId w:val="64"/>
      </w:numPr>
      <w:ind w:left="720"/>
    </w:pPr>
  </w:style>
  <w:style w:type="paragraph" w:customStyle="1" w:styleId="ListNumber2XA245eee85822b44d6b1628ca92d4c1474">
    <w:name w:val="List Number 2 (XA)_245eee85_822b_44d6_b162_8ca92d4c1474"/>
    <w:rsid w:val="00E50540"/>
    <w:pPr>
      <w:numPr>
        <w:numId w:val="65"/>
      </w:numPr>
      <w:ind w:left="720"/>
    </w:pPr>
  </w:style>
  <w:style w:type="paragraph" w:customStyle="1" w:styleId="ListNumber3XA3dad6294311d429896d6ce7cc438b905">
    <w:name w:val="List Number 3 (XA)_3dad6294_311d_4298_96d6_ce7cc438b905"/>
    <w:rsid w:val="00E50540"/>
    <w:pPr>
      <w:numPr>
        <w:numId w:val="66"/>
      </w:numPr>
      <w:ind w:left="1080" w:hanging="187"/>
    </w:pPr>
  </w:style>
  <w:style w:type="paragraph" w:customStyle="1" w:styleId="ListNumber3XAab75f60b594c4e5dabb77cc22ac12db7">
    <w:name w:val="List Number 3 (XA)_ab75f60b_594c_4e5d_abb7_7cc22ac12db7"/>
    <w:rsid w:val="00E50540"/>
    <w:pPr>
      <w:numPr>
        <w:numId w:val="67"/>
      </w:numPr>
      <w:ind w:left="1080" w:hanging="187"/>
    </w:pPr>
  </w:style>
  <w:style w:type="paragraph" w:customStyle="1" w:styleId="ListNumber3XA05012d98b5f945078f15e57309349ef7">
    <w:name w:val="List Number 3 (XA)_05012d98_b5f9_4507_8f15_e57309349ef7"/>
    <w:rsid w:val="00E50540"/>
    <w:pPr>
      <w:numPr>
        <w:numId w:val="68"/>
      </w:numPr>
      <w:ind w:left="1080" w:hanging="187"/>
    </w:pPr>
  </w:style>
  <w:style w:type="paragraph" w:customStyle="1" w:styleId="ListNumber3XA77c1e7d95db94bf4b9860ed62ea130fa">
    <w:name w:val="List Number 3 (XA)_77c1e7d9_5db9_4bf4_b986_0ed62ea130fa"/>
    <w:rsid w:val="00E50540"/>
    <w:pPr>
      <w:numPr>
        <w:numId w:val="69"/>
      </w:numPr>
      <w:ind w:left="1080" w:hanging="187"/>
    </w:pPr>
  </w:style>
  <w:style w:type="paragraph" w:customStyle="1" w:styleId="ListNumber3XA43d019e18ab7443cafdf647be934ddcd">
    <w:name w:val="List Number 3 (XA)_43d019e1_8ab7_443c_afdf_647be934ddcd"/>
    <w:rsid w:val="00E50540"/>
    <w:pPr>
      <w:numPr>
        <w:numId w:val="70"/>
      </w:numPr>
      <w:ind w:left="1080" w:hanging="187"/>
    </w:pPr>
  </w:style>
  <w:style w:type="paragraph" w:customStyle="1" w:styleId="ListNumber3XAec9eeec4afa448bc8cacde95ad562548">
    <w:name w:val="List Number 3 (XA)_ec9eeec4_afa4_48bc_8cac_de95ad562548"/>
    <w:rsid w:val="00E50540"/>
    <w:pPr>
      <w:numPr>
        <w:numId w:val="71"/>
      </w:numPr>
      <w:ind w:left="1080" w:hanging="187"/>
    </w:pPr>
  </w:style>
  <w:style w:type="paragraph" w:customStyle="1" w:styleId="ListNumber3XAda48f281118d4fdcb381b5e240971bc9">
    <w:name w:val="List Number 3 (XA)_da48f281_118d_4fdc_b381_b5e240971bc9"/>
    <w:rsid w:val="00E50540"/>
    <w:pPr>
      <w:numPr>
        <w:numId w:val="72"/>
      </w:numPr>
      <w:ind w:left="1080" w:hanging="187"/>
    </w:pPr>
  </w:style>
  <w:style w:type="paragraph" w:customStyle="1" w:styleId="ListNumber3XA40624d4e61ab4025b86e8e73a98e04bd">
    <w:name w:val="List Number 3 (XA)_40624d4e_61ab_4025_b86e_8e73a98e04bd"/>
    <w:rsid w:val="00E50540"/>
    <w:pPr>
      <w:numPr>
        <w:numId w:val="73"/>
      </w:numPr>
      <w:ind w:left="1080" w:hanging="187"/>
    </w:pPr>
  </w:style>
  <w:style w:type="paragraph" w:customStyle="1" w:styleId="ListNumber3XA509c1b4e1fca42e2b46f43cb73824426">
    <w:name w:val="List Number 3 (XA)_509c1b4e_1fca_42e2_b46f_43cb73824426"/>
    <w:rsid w:val="00E50540"/>
    <w:pPr>
      <w:numPr>
        <w:numId w:val="74"/>
      </w:numPr>
      <w:ind w:left="1080" w:hanging="187"/>
    </w:pPr>
  </w:style>
  <w:style w:type="paragraph" w:customStyle="1" w:styleId="ListNumber3XA60a4acf532274b7ea637ec18ce5f7b8d">
    <w:name w:val="List Number 3 (XA)_60a4acf5_3227_4b7e_a637_ec18ce5f7b8d"/>
    <w:rsid w:val="00E50540"/>
    <w:pPr>
      <w:numPr>
        <w:numId w:val="75"/>
      </w:numPr>
      <w:ind w:left="1080" w:hanging="187"/>
    </w:pPr>
  </w:style>
  <w:style w:type="paragraph" w:customStyle="1" w:styleId="ListNumber36f6078cbd548400fb426bbec06f44d71">
    <w:name w:val="List Number 3_6f6078cb_d548_400f_b426_bbec06f44d71"/>
    <w:uiPriority w:val="99"/>
    <w:semiHidden/>
    <w:unhideWhenUsed/>
    <w:rsid w:val="00E50540"/>
    <w:pPr>
      <w:numPr>
        <w:numId w:val="76"/>
      </w:numPr>
      <w:contextualSpacing/>
    </w:pPr>
  </w:style>
  <w:style w:type="paragraph" w:customStyle="1" w:styleId="ListNumber3805437afb44548d9af8c8acbed29ecba">
    <w:name w:val="List Number 3_805437af_b445_48d9_af8c_8acbed29ecba"/>
    <w:uiPriority w:val="99"/>
    <w:semiHidden/>
    <w:unhideWhenUsed/>
    <w:rsid w:val="00E50540"/>
    <w:pPr>
      <w:numPr>
        <w:numId w:val="77"/>
      </w:numPr>
      <w:contextualSpacing/>
    </w:pPr>
  </w:style>
  <w:style w:type="paragraph" w:customStyle="1" w:styleId="ListNumber3e3154dc5c36b426c99cb3205b7952fcb">
    <w:name w:val="List Number 3_e3154dc5_c36b_426c_99cb_3205b7952fcb"/>
    <w:uiPriority w:val="99"/>
    <w:semiHidden/>
    <w:unhideWhenUsed/>
    <w:rsid w:val="00E50540"/>
    <w:pPr>
      <w:numPr>
        <w:numId w:val="78"/>
      </w:numPr>
      <w:contextualSpacing/>
    </w:pPr>
  </w:style>
  <w:style w:type="paragraph" w:customStyle="1" w:styleId="ListNumber3b5f14996bcb046bbb57f054b7d21be0d">
    <w:name w:val="List Number 3_b5f14996_bcb0_46bb_b57f_054b7d21be0d"/>
    <w:uiPriority w:val="99"/>
    <w:semiHidden/>
    <w:unhideWhenUsed/>
    <w:rsid w:val="00E50540"/>
    <w:pPr>
      <w:numPr>
        <w:numId w:val="79"/>
      </w:numPr>
      <w:contextualSpacing/>
    </w:pPr>
  </w:style>
  <w:style w:type="paragraph" w:customStyle="1" w:styleId="ListNumber345f57cf30e234be393ced44ca844a7fd">
    <w:name w:val="List Number 3_45f57cf3_0e23_4be3_93ce_d44ca844a7fd"/>
    <w:uiPriority w:val="99"/>
    <w:semiHidden/>
    <w:unhideWhenUsed/>
    <w:rsid w:val="00E50540"/>
    <w:pPr>
      <w:numPr>
        <w:numId w:val="80"/>
      </w:numPr>
      <w:contextualSpacing/>
    </w:pPr>
  </w:style>
  <w:style w:type="paragraph" w:customStyle="1" w:styleId="ListNumber36f4b4627f2ad4e4da8699e333a37565f">
    <w:name w:val="List Number 3_6f4b4627_f2ad_4e4d_a869_9e333a37565f"/>
    <w:uiPriority w:val="99"/>
    <w:semiHidden/>
    <w:unhideWhenUsed/>
    <w:rsid w:val="00E50540"/>
    <w:pPr>
      <w:numPr>
        <w:numId w:val="81"/>
      </w:numPr>
      <w:contextualSpacing/>
    </w:pPr>
  </w:style>
  <w:style w:type="paragraph" w:customStyle="1" w:styleId="ListNumber3cc27dd4c6234487b8a751aba1450b937">
    <w:name w:val="List Number 3_cc27dd4c_6234_487b_8a75_1aba1450b937"/>
    <w:uiPriority w:val="99"/>
    <w:semiHidden/>
    <w:unhideWhenUsed/>
    <w:rsid w:val="00E50540"/>
    <w:pPr>
      <w:numPr>
        <w:numId w:val="82"/>
      </w:numPr>
      <w:contextualSpacing/>
    </w:pPr>
  </w:style>
  <w:style w:type="paragraph" w:customStyle="1" w:styleId="ListNumber30de0dea8d29f4fdb9f10a3672b6ecbb9">
    <w:name w:val="List Number 3_0de0dea8_d29f_4fdb_9f10_a3672b6ecbb9"/>
    <w:uiPriority w:val="99"/>
    <w:semiHidden/>
    <w:unhideWhenUsed/>
    <w:rsid w:val="00E50540"/>
    <w:pPr>
      <w:numPr>
        <w:numId w:val="83"/>
      </w:numPr>
      <w:contextualSpacing/>
    </w:pPr>
  </w:style>
  <w:style w:type="paragraph" w:customStyle="1" w:styleId="ListNumber380b9994c83144446b4548939044c3924">
    <w:name w:val="List Number 3_80b9994c_8314_4446_b454_8939044c3924"/>
    <w:uiPriority w:val="99"/>
    <w:semiHidden/>
    <w:unhideWhenUsed/>
    <w:rsid w:val="00E50540"/>
    <w:pPr>
      <w:numPr>
        <w:numId w:val="84"/>
      </w:numPr>
      <w:contextualSpacing/>
    </w:pPr>
  </w:style>
  <w:style w:type="paragraph" w:customStyle="1" w:styleId="ListNumber3dd42c8d4c59043d686c2b240d76f93d3">
    <w:name w:val="List Number 3_dd42c8d4_c590_43d6_86c2_b240d76f93d3"/>
    <w:uiPriority w:val="99"/>
    <w:semiHidden/>
    <w:unhideWhenUsed/>
    <w:rsid w:val="00E50540"/>
    <w:pPr>
      <w:numPr>
        <w:numId w:val="85"/>
      </w:numPr>
      <w:contextualSpacing/>
    </w:pPr>
  </w:style>
  <w:style w:type="paragraph" w:customStyle="1" w:styleId="ListNumber226945ebd57cb49a28735008df46cf050">
    <w:name w:val="List Number 2_26945ebd_57cb_49a2_8735_008df46cf050"/>
    <w:uiPriority w:val="99"/>
    <w:semiHidden/>
    <w:unhideWhenUsed/>
    <w:rsid w:val="00E50540"/>
    <w:pPr>
      <w:numPr>
        <w:numId w:val="86"/>
      </w:numPr>
      <w:contextualSpacing/>
    </w:pPr>
  </w:style>
  <w:style w:type="paragraph" w:customStyle="1" w:styleId="ListNumber25c13f4e1436a430d916289c356e258e3">
    <w:name w:val="List Number 2_5c13f4e1_436a_430d_9162_89c356e258e3"/>
    <w:uiPriority w:val="99"/>
    <w:semiHidden/>
    <w:unhideWhenUsed/>
    <w:rsid w:val="00E50540"/>
    <w:pPr>
      <w:numPr>
        <w:numId w:val="87"/>
      </w:numPr>
      <w:contextualSpacing/>
    </w:pPr>
  </w:style>
  <w:style w:type="paragraph" w:customStyle="1" w:styleId="ListNumber2be1393597ac244a1bb32c79f68ae2dfc">
    <w:name w:val="List Number 2_be139359_7ac2_44a1_bb32_c79f68ae2dfc"/>
    <w:uiPriority w:val="99"/>
    <w:semiHidden/>
    <w:unhideWhenUsed/>
    <w:rsid w:val="00E50540"/>
    <w:pPr>
      <w:numPr>
        <w:numId w:val="88"/>
      </w:numPr>
      <w:contextualSpacing/>
    </w:pPr>
  </w:style>
  <w:style w:type="paragraph" w:customStyle="1" w:styleId="ListNumber25353229be0d1468ca19892ccbd166e8c">
    <w:name w:val="List Number 2_5353229b_e0d1_468c_a198_92ccbd166e8c"/>
    <w:uiPriority w:val="99"/>
    <w:semiHidden/>
    <w:unhideWhenUsed/>
    <w:rsid w:val="00E50540"/>
    <w:pPr>
      <w:numPr>
        <w:numId w:val="89"/>
      </w:numPr>
      <w:contextualSpacing/>
    </w:pPr>
  </w:style>
  <w:style w:type="paragraph" w:customStyle="1" w:styleId="ListNumber20b1ab0abb4384266aec9de73982ffa68">
    <w:name w:val="List Number 2_0b1ab0ab_b438_4266_aec9_de73982ffa68"/>
    <w:uiPriority w:val="99"/>
    <w:semiHidden/>
    <w:unhideWhenUsed/>
    <w:rsid w:val="00E50540"/>
    <w:pPr>
      <w:numPr>
        <w:numId w:val="90"/>
      </w:numPr>
      <w:contextualSpacing/>
    </w:pPr>
  </w:style>
  <w:style w:type="paragraph" w:customStyle="1" w:styleId="ListNumber2b1e25df370af4f0a863e55ff8536a9f6">
    <w:name w:val="List Number 2_b1e25df3_70af_4f0a_863e_55ff8536a9f6"/>
    <w:uiPriority w:val="99"/>
    <w:semiHidden/>
    <w:unhideWhenUsed/>
    <w:rsid w:val="00E50540"/>
    <w:pPr>
      <w:numPr>
        <w:numId w:val="91"/>
      </w:numPr>
      <w:contextualSpacing/>
    </w:pPr>
  </w:style>
  <w:style w:type="paragraph" w:customStyle="1" w:styleId="ListNumber2d281c5414b7d431f8390c9cc37a34eee">
    <w:name w:val="List Number 2_d281c541_4b7d_431f_8390_c9cc37a34eee"/>
    <w:uiPriority w:val="99"/>
    <w:semiHidden/>
    <w:unhideWhenUsed/>
    <w:rsid w:val="00E50540"/>
    <w:pPr>
      <w:numPr>
        <w:numId w:val="92"/>
      </w:numPr>
      <w:contextualSpacing/>
    </w:pPr>
  </w:style>
  <w:style w:type="paragraph" w:customStyle="1" w:styleId="ListNumber28426eeb8590f407e98a6ba642dd41205">
    <w:name w:val="List Number 2_8426eeb8_590f_407e_98a6_ba642dd41205"/>
    <w:uiPriority w:val="99"/>
    <w:semiHidden/>
    <w:unhideWhenUsed/>
    <w:rsid w:val="00E50540"/>
    <w:pPr>
      <w:numPr>
        <w:numId w:val="93"/>
      </w:numPr>
      <w:contextualSpacing/>
    </w:pPr>
  </w:style>
  <w:style w:type="paragraph" w:customStyle="1" w:styleId="ListNumber2ae65b9d9b44442a3b1e1c461e9073b60">
    <w:name w:val="List Number 2_ae65b9d9_b444_42a3_b1e1_c461e9073b60"/>
    <w:uiPriority w:val="99"/>
    <w:semiHidden/>
    <w:unhideWhenUsed/>
    <w:rsid w:val="00E50540"/>
    <w:pPr>
      <w:numPr>
        <w:numId w:val="94"/>
      </w:numPr>
      <w:contextualSpacing/>
    </w:pPr>
  </w:style>
  <w:style w:type="paragraph" w:customStyle="1" w:styleId="ListNumber25288accc5aa74d07a44cdf1afe1108db">
    <w:name w:val="List Number 2_5288accc_5aa7_4d07_a44c_df1afe1108db"/>
    <w:uiPriority w:val="99"/>
    <w:semiHidden/>
    <w:unhideWhenUsed/>
    <w:rsid w:val="00E50540"/>
    <w:pPr>
      <w:numPr>
        <w:numId w:val="95"/>
      </w:numPr>
      <w:contextualSpacing/>
    </w:pPr>
  </w:style>
  <w:style w:type="paragraph" w:customStyle="1" w:styleId="ListNumber7dd902fab6ee4c8999c431842b0dc830">
    <w:name w:val="List Number_7dd902fa_b6ee_4c89_99c4_31842b0dc830"/>
    <w:uiPriority w:val="99"/>
    <w:semiHidden/>
    <w:unhideWhenUsed/>
    <w:rsid w:val="00E50540"/>
    <w:pPr>
      <w:numPr>
        <w:numId w:val="96"/>
      </w:numPr>
      <w:contextualSpacing/>
    </w:pPr>
  </w:style>
  <w:style w:type="paragraph" w:customStyle="1" w:styleId="ListNumber38e5486015724add95acfec2a7703cf1">
    <w:name w:val="List Number_38e54860_1572_4add_95ac_fec2a7703cf1"/>
    <w:uiPriority w:val="99"/>
    <w:semiHidden/>
    <w:unhideWhenUsed/>
    <w:rsid w:val="00E50540"/>
    <w:pPr>
      <w:numPr>
        <w:numId w:val="97"/>
      </w:numPr>
      <w:contextualSpacing/>
    </w:pPr>
  </w:style>
  <w:style w:type="paragraph" w:customStyle="1" w:styleId="ListNumbere86e8d884f9c4060b819072a71d24308">
    <w:name w:val="List Number_e86e8d88_4f9c_4060_b819_072a71d24308"/>
    <w:uiPriority w:val="99"/>
    <w:semiHidden/>
    <w:unhideWhenUsed/>
    <w:rsid w:val="00E50540"/>
    <w:pPr>
      <w:numPr>
        <w:numId w:val="98"/>
      </w:numPr>
      <w:contextualSpacing/>
    </w:pPr>
  </w:style>
  <w:style w:type="paragraph" w:customStyle="1" w:styleId="ListNumberd282dc20fb364d508e75364d1ee93e77">
    <w:name w:val="List Number_d282dc20_fb36_4d50_8e75_364d1ee93e77"/>
    <w:uiPriority w:val="99"/>
    <w:semiHidden/>
    <w:unhideWhenUsed/>
    <w:rsid w:val="00E50540"/>
    <w:pPr>
      <w:numPr>
        <w:numId w:val="99"/>
      </w:numPr>
      <w:contextualSpacing/>
    </w:pPr>
  </w:style>
  <w:style w:type="paragraph" w:customStyle="1" w:styleId="ListNumberdd1a99121d6e4ff6a446cc7f08a63a7b">
    <w:name w:val="List Number_dd1a9912_1d6e_4ff6_a446_cc7f08a63a7b"/>
    <w:uiPriority w:val="99"/>
    <w:semiHidden/>
    <w:unhideWhenUsed/>
    <w:rsid w:val="00E50540"/>
    <w:pPr>
      <w:numPr>
        <w:numId w:val="100"/>
      </w:numPr>
      <w:contextualSpacing/>
    </w:pPr>
  </w:style>
  <w:style w:type="paragraph" w:customStyle="1" w:styleId="ListNumber24c4529e6d21433a8d28bb60c9a589d9">
    <w:name w:val="List Number_24c4529e_6d21_433a_8d28_bb60c9a589d9"/>
    <w:uiPriority w:val="99"/>
    <w:semiHidden/>
    <w:unhideWhenUsed/>
    <w:rsid w:val="00E50540"/>
    <w:pPr>
      <w:numPr>
        <w:numId w:val="101"/>
      </w:numPr>
      <w:contextualSpacing/>
    </w:pPr>
  </w:style>
  <w:style w:type="paragraph" w:customStyle="1" w:styleId="ListNumber550e2428fb6644c3929ff23cfe2e28b7">
    <w:name w:val="List Number_550e2428_fb66_44c3_929f_f23cfe2e28b7"/>
    <w:uiPriority w:val="99"/>
    <w:semiHidden/>
    <w:unhideWhenUsed/>
    <w:rsid w:val="00E50540"/>
    <w:pPr>
      <w:numPr>
        <w:numId w:val="102"/>
      </w:numPr>
      <w:contextualSpacing/>
    </w:pPr>
  </w:style>
  <w:style w:type="paragraph" w:customStyle="1" w:styleId="ListNumberfc525fa334c44a0aade4f28f69b6851f">
    <w:name w:val="List Number_fc525fa3_34c4_4a0a_ade4_f28f69b6851f"/>
    <w:uiPriority w:val="99"/>
    <w:semiHidden/>
    <w:unhideWhenUsed/>
    <w:rsid w:val="00E50540"/>
    <w:pPr>
      <w:numPr>
        <w:numId w:val="103"/>
      </w:numPr>
      <w:contextualSpacing/>
    </w:pPr>
  </w:style>
  <w:style w:type="paragraph" w:customStyle="1" w:styleId="ListNumber1b35b33639c44d2c8d7edbac6e3d371d">
    <w:name w:val="List Number_1b35b336_39c4_4d2c_8d7e_dbac6e3d371d"/>
    <w:uiPriority w:val="99"/>
    <w:semiHidden/>
    <w:unhideWhenUsed/>
    <w:rsid w:val="00E50540"/>
    <w:pPr>
      <w:numPr>
        <w:numId w:val="104"/>
      </w:numPr>
      <w:contextualSpacing/>
    </w:pPr>
  </w:style>
  <w:style w:type="paragraph" w:customStyle="1" w:styleId="ListNumber2a02b556e9da4b00be45b61e0c6f0098">
    <w:name w:val="List Number_2a02b556_e9da_4b00_be45_b61e0c6f0098"/>
    <w:uiPriority w:val="99"/>
    <w:semiHidden/>
    <w:unhideWhenUsed/>
    <w:rsid w:val="00E50540"/>
    <w:pPr>
      <w:numPr>
        <w:numId w:val="105"/>
      </w:numPr>
      <w:contextualSpacing/>
    </w:pPr>
  </w:style>
  <w:style w:type="paragraph" w:customStyle="1" w:styleId="ListNumberbdec62d5193249899e21c0e7b1ca4263">
    <w:name w:val="List Number_bdec62d5_1932_4989_9e21_c0e7b1ca4263"/>
    <w:uiPriority w:val="99"/>
    <w:semiHidden/>
    <w:unhideWhenUsed/>
    <w:rsid w:val="00E50540"/>
    <w:pPr>
      <w:numPr>
        <w:numId w:val="106"/>
      </w:numPr>
      <w:contextualSpacing/>
    </w:pPr>
  </w:style>
  <w:style w:type="paragraph" w:customStyle="1" w:styleId="ListNumberXA3984d3fe057d4734b3f6bbe375b7e134">
    <w:name w:val="List Number (XA)_3984d3fe_057d_4734_b3f6_bbe375b7e134"/>
    <w:basedOn w:val="ListNumberbdec62d5193249899e21c0e7b1ca4263"/>
    <w:qFormat/>
    <w:rsid w:val="00E50540"/>
  </w:style>
  <w:style w:type="paragraph" w:customStyle="1" w:styleId="ListNumber94bca372782142469172ff1846d8bf79">
    <w:name w:val="List Number_94bca372_7821_4246_9172_ff1846d8bf79"/>
    <w:uiPriority w:val="99"/>
    <w:semiHidden/>
    <w:unhideWhenUsed/>
    <w:rsid w:val="00E50540"/>
    <w:pPr>
      <w:numPr>
        <w:numId w:val="107"/>
      </w:numPr>
      <w:contextualSpacing/>
    </w:pPr>
  </w:style>
  <w:style w:type="paragraph" w:customStyle="1" w:styleId="ListNumberXA2d1a479151c446339fd35417f02cecba">
    <w:name w:val="List Number (XA)_2d1a4791_51c4_4633_9fd3_5417f02cecba"/>
    <w:basedOn w:val="ListNumber94bca372782142469172ff1846d8bf79"/>
    <w:qFormat/>
    <w:rsid w:val="00E50540"/>
  </w:style>
  <w:style w:type="paragraph" w:customStyle="1" w:styleId="ListNumber4a98fdac5f36488e9d74255078b45d75">
    <w:name w:val="List Number_4a98fdac_5f36_488e_9d74_255078b45d75"/>
    <w:uiPriority w:val="99"/>
    <w:semiHidden/>
    <w:unhideWhenUsed/>
    <w:rsid w:val="00E50540"/>
    <w:pPr>
      <w:numPr>
        <w:numId w:val="108"/>
      </w:numPr>
      <w:contextualSpacing/>
    </w:pPr>
  </w:style>
  <w:style w:type="paragraph" w:customStyle="1" w:styleId="ListNumberXA4cd28093573042899ea7494590269e3a">
    <w:name w:val="List Number (XA)_4cd28093_5730_4289_9ea7_494590269e3a"/>
    <w:basedOn w:val="ListNumber4a98fdac5f36488e9d74255078b45d75"/>
    <w:qFormat/>
    <w:rsid w:val="00E50540"/>
  </w:style>
  <w:style w:type="paragraph" w:customStyle="1" w:styleId="ListNumber7953eca75f45401c82cd3f95706d9afa">
    <w:name w:val="List Number_7953eca7_5f45_401c_82cd_3f95706d9afa"/>
    <w:uiPriority w:val="99"/>
    <w:semiHidden/>
    <w:unhideWhenUsed/>
    <w:rsid w:val="00E50540"/>
    <w:pPr>
      <w:numPr>
        <w:numId w:val="109"/>
      </w:numPr>
      <w:contextualSpacing/>
    </w:pPr>
  </w:style>
  <w:style w:type="paragraph" w:customStyle="1" w:styleId="ListNumberXA28644f36f79c4b02b24766e91a579073">
    <w:name w:val="List Number (XA)_28644f36_f79c_4b02_b247_66e91a579073"/>
    <w:basedOn w:val="ListNumber7953eca75f45401c82cd3f95706d9afa"/>
    <w:qFormat/>
    <w:rsid w:val="00E50540"/>
  </w:style>
  <w:style w:type="paragraph" w:customStyle="1" w:styleId="ListNumbereb3d91df4cde40bc88e3f0db5baf8955">
    <w:name w:val="List Number_eb3d91df_4cde_40bc_88e3_f0db5baf8955"/>
    <w:uiPriority w:val="99"/>
    <w:semiHidden/>
    <w:unhideWhenUsed/>
    <w:rsid w:val="00E50540"/>
    <w:pPr>
      <w:numPr>
        <w:numId w:val="110"/>
      </w:numPr>
      <w:contextualSpacing/>
    </w:pPr>
  </w:style>
  <w:style w:type="paragraph" w:customStyle="1" w:styleId="ListNumberXA89a4f22187a049d68f1c3635055eaedc">
    <w:name w:val="List Number (XA)_89a4f221_87a0_49d6_8f1c_3635055eaedc"/>
    <w:basedOn w:val="ListNumbereb3d91df4cde40bc88e3f0db5baf8955"/>
    <w:qFormat/>
    <w:rsid w:val="00E50540"/>
  </w:style>
  <w:style w:type="paragraph" w:customStyle="1" w:styleId="ListNumberafce71e9118f418dae8e36712a6ccada">
    <w:name w:val="List Number_afce71e9_118f_418d_ae8e_36712a6ccada"/>
    <w:uiPriority w:val="99"/>
    <w:semiHidden/>
    <w:unhideWhenUsed/>
    <w:rsid w:val="00E50540"/>
    <w:pPr>
      <w:numPr>
        <w:numId w:val="111"/>
      </w:numPr>
      <w:contextualSpacing/>
    </w:pPr>
  </w:style>
  <w:style w:type="paragraph" w:customStyle="1" w:styleId="ListNumberXA1faad7fd8e4b434cbbff6552fa4ad52b">
    <w:name w:val="List Number (XA)_1faad7fd_8e4b_434c_bbff_6552fa4ad52b"/>
    <w:basedOn w:val="ListNumberafce71e9118f418dae8e36712a6ccada"/>
    <w:qFormat/>
    <w:rsid w:val="00E50540"/>
  </w:style>
  <w:style w:type="paragraph" w:customStyle="1" w:styleId="ListNumberfbb5e6b996fb41e6bf48d8f6eb42d61a">
    <w:name w:val="List Number_fbb5e6b9_96fb_41e6_bf48_d8f6eb42d61a"/>
    <w:uiPriority w:val="99"/>
    <w:semiHidden/>
    <w:unhideWhenUsed/>
    <w:rsid w:val="00E50540"/>
    <w:pPr>
      <w:numPr>
        <w:numId w:val="112"/>
      </w:numPr>
      <w:contextualSpacing/>
    </w:pPr>
  </w:style>
  <w:style w:type="paragraph" w:customStyle="1" w:styleId="ListNumberXA708cf52c4c2d4c9f9f1672e0a5203575">
    <w:name w:val="List Number (XA)_708cf52c_4c2d_4c9f_9f16_72e0a5203575"/>
    <w:basedOn w:val="ListNumberfbb5e6b996fb41e6bf48d8f6eb42d61a"/>
    <w:qFormat/>
    <w:rsid w:val="00E50540"/>
  </w:style>
  <w:style w:type="paragraph" w:customStyle="1" w:styleId="ListNumber9b5ddc54b18b49b8a99777871627adf9">
    <w:name w:val="List Number_9b5ddc54_b18b_49b8_a997_77871627adf9"/>
    <w:uiPriority w:val="99"/>
    <w:semiHidden/>
    <w:unhideWhenUsed/>
    <w:rsid w:val="00E50540"/>
    <w:pPr>
      <w:numPr>
        <w:numId w:val="113"/>
      </w:numPr>
      <w:contextualSpacing/>
    </w:pPr>
  </w:style>
  <w:style w:type="paragraph" w:customStyle="1" w:styleId="ListNumberXA8ddef6c6de1f47d681a22691f0ef28be">
    <w:name w:val="List Number (XA)_8ddef6c6_de1f_47d6_81a2_2691f0ef28be"/>
    <w:basedOn w:val="ListNumber9b5ddc54b18b49b8a99777871627adf9"/>
    <w:qFormat/>
    <w:rsid w:val="00E50540"/>
  </w:style>
  <w:style w:type="paragraph" w:customStyle="1" w:styleId="ListNumbere05cbb3df46e479dacf2f56921870cee">
    <w:name w:val="List Number_e05cbb3d_f46e_479d_acf2_f56921870cee"/>
    <w:uiPriority w:val="99"/>
    <w:semiHidden/>
    <w:unhideWhenUsed/>
    <w:rsid w:val="00E50540"/>
    <w:pPr>
      <w:numPr>
        <w:numId w:val="114"/>
      </w:numPr>
      <w:contextualSpacing/>
    </w:pPr>
  </w:style>
  <w:style w:type="paragraph" w:customStyle="1" w:styleId="ListNumberXA6560263845ec4907b0dc4d1b05791049">
    <w:name w:val="List Number (XA)_65602638_45ec_4907_b0dc_4d1b05791049"/>
    <w:basedOn w:val="ListNumbere05cbb3df46e479dacf2f56921870cee"/>
    <w:qFormat/>
    <w:rsid w:val="00E50540"/>
  </w:style>
  <w:style w:type="paragraph" w:customStyle="1" w:styleId="ListNumber47c02310e5694509b28b7d3c36218a03">
    <w:name w:val="List Number_47c02310_e569_4509_b28b_7d3c36218a03"/>
    <w:uiPriority w:val="99"/>
    <w:semiHidden/>
    <w:unhideWhenUsed/>
    <w:rsid w:val="00E50540"/>
    <w:pPr>
      <w:numPr>
        <w:numId w:val="115"/>
      </w:numPr>
      <w:contextualSpacing/>
    </w:pPr>
  </w:style>
  <w:style w:type="paragraph" w:customStyle="1" w:styleId="ListNumberXA57e5bc6c0dfe457abffb875b7930f518">
    <w:name w:val="List Number (XA)_57e5bc6c_0dfe_457a_bffb_875b7930f518"/>
    <w:basedOn w:val="ListNumber47c02310e5694509b28b7d3c36218a03"/>
    <w:qFormat/>
    <w:rsid w:val="00E50540"/>
  </w:style>
  <w:style w:type="paragraph" w:customStyle="1" w:styleId="ListNumber2XAaff26490a6df4ccca21227fe969876ad">
    <w:name w:val="List Number 2 (XA)_aff26490_a6df_4ccc_a212_27fe969876ad"/>
    <w:rsid w:val="00E50540"/>
    <w:pPr>
      <w:numPr>
        <w:numId w:val="116"/>
      </w:numPr>
      <w:ind w:left="720"/>
    </w:pPr>
  </w:style>
  <w:style w:type="paragraph" w:customStyle="1" w:styleId="ListNumber2XA3da7f9d658d543bfb695a682f76fd0bc">
    <w:name w:val="List Number 2 (XA)_3da7f9d6_58d5_43bf_b695_a682f76fd0bc"/>
    <w:rsid w:val="00E50540"/>
    <w:pPr>
      <w:numPr>
        <w:numId w:val="117"/>
      </w:numPr>
      <w:ind w:left="720"/>
    </w:pPr>
  </w:style>
  <w:style w:type="paragraph" w:customStyle="1" w:styleId="ListNumber2XA4328fadb03f14241a378219c441c28c1">
    <w:name w:val="List Number 2 (XA)_4328fadb_03f1_4241_a378_219c441c28c1"/>
    <w:rsid w:val="00E50540"/>
    <w:pPr>
      <w:numPr>
        <w:numId w:val="118"/>
      </w:numPr>
      <w:ind w:left="720"/>
    </w:pPr>
  </w:style>
  <w:style w:type="paragraph" w:customStyle="1" w:styleId="ListNumber2XA3681f428960144349065c4a81b8a5915">
    <w:name w:val="List Number 2 (XA)_3681f428_9601_4434_9065_c4a81b8a5915"/>
    <w:rsid w:val="00E50540"/>
    <w:pPr>
      <w:numPr>
        <w:numId w:val="119"/>
      </w:numPr>
      <w:ind w:left="720"/>
    </w:pPr>
  </w:style>
  <w:style w:type="paragraph" w:customStyle="1" w:styleId="ListNumber2XA5f4510d4e1f542d3b3eac786b7f77290">
    <w:name w:val="List Number 2 (XA)_5f4510d4_e1f5_42d3_b3ea_c786b7f77290"/>
    <w:rsid w:val="00E50540"/>
    <w:pPr>
      <w:numPr>
        <w:numId w:val="120"/>
      </w:numPr>
      <w:ind w:left="720"/>
    </w:pPr>
  </w:style>
  <w:style w:type="paragraph" w:customStyle="1" w:styleId="ListNumber2XA196cead7fe624a45b10855ddd31f7d97">
    <w:name w:val="List Number 2 (XA)_196cead7_fe62_4a45_b108_55ddd31f7d97"/>
    <w:rsid w:val="00E50540"/>
    <w:pPr>
      <w:numPr>
        <w:numId w:val="121"/>
      </w:numPr>
      <w:ind w:left="720"/>
    </w:pPr>
  </w:style>
  <w:style w:type="paragraph" w:customStyle="1" w:styleId="ListNumber2XAabbe685010d84d85a7a99e09ac501ca9">
    <w:name w:val="List Number 2 (XA)_abbe6850_10d8_4d85_a7a9_9e09ac501ca9"/>
    <w:rsid w:val="00E50540"/>
    <w:pPr>
      <w:numPr>
        <w:numId w:val="122"/>
      </w:numPr>
      <w:ind w:left="720"/>
    </w:pPr>
  </w:style>
  <w:style w:type="paragraph" w:customStyle="1" w:styleId="ListNumber2XAe7ed5855f4504d33b12c116a82d81bd5">
    <w:name w:val="List Number 2 (XA)_e7ed5855_f450_4d33_b12c_116a82d81bd5"/>
    <w:rsid w:val="00E50540"/>
    <w:pPr>
      <w:numPr>
        <w:numId w:val="123"/>
      </w:numPr>
      <w:ind w:left="720"/>
    </w:pPr>
  </w:style>
  <w:style w:type="paragraph" w:customStyle="1" w:styleId="ListNumber2XA647a30045a7d49dba013529fc9d06651">
    <w:name w:val="List Number 2 (XA)_647a3004_5a7d_49db_a013_529fc9d06651"/>
    <w:rsid w:val="00E50540"/>
    <w:pPr>
      <w:numPr>
        <w:numId w:val="124"/>
      </w:numPr>
      <w:ind w:left="720"/>
    </w:pPr>
  </w:style>
  <w:style w:type="paragraph" w:customStyle="1" w:styleId="ListNumber2XA8ab41e9bf14349ee8b50618b48d6fca3">
    <w:name w:val="List Number 2 (XA)_8ab41e9b_f143_49ee_8b50_618b48d6fca3"/>
    <w:rsid w:val="00E50540"/>
    <w:pPr>
      <w:numPr>
        <w:numId w:val="125"/>
      </w:numPr>
      <w:ind w:left="720"/>
    </w:pPr>
  </w:style>
  <w:style w:type="paragraph" w:customStyle="1" w:styleId="ListNumber3XAd74f22d43a174f1ca17d466986604089">
    <w:name w:val="List Number 3 (XA)_d74f22d4_3a17_4f1c_a17d_466986604089"/>
    <w:rsid w:val="00E50540"/>
    <w:pPr>
      <w:numPr>
        <w:numId w:val="126"/>
      </w:numPr>
      <w:ind w:left="1080" w:hanging="187"/>
    </w:pPr>
  </w:style>
  <w:style w:type="paragraph" w:customStyle="1" w:styleId="ListNumber3XA138f8b348d224d3088dd12315601cd06">
    <w:name w:val="List Number 3 (XA)_138f8b34_8d22_4d30_88dd_12315601cd06"/>
    <w:rsid w:val="00E50540"/>
    <w:pPr>
      <w:numPr>
        <w:numId w:val="127"/>
      </w:numPr>
      <w:ind w:left="1080" w:hanging="187"/>
    </w:pPr>
  </w:style>
  <w:style w:type="paragraph" w:customStyle="1" w:styleId="ListNumber3XAca55000bf64f4a908485974126aaeb11">
    <w:name w:val="List Number 3 (XA)_ca55000b_f64f_4a90_8485_974126aaeb11"/>
    <w:rsid w:val="00E50540"/>
    <w:pPr>
      <w:numPr>
        <w:numId w:val="128"/>
      </w:numPr>
      <w:ind w:left="1080" w:hanging="187"/>
    </w:pPr>
  </w:style>
  <w:style w:type="paragraph" w:customStyle="1" w:styleId="ListNumber3XAb5dff496734642038ff0ba8b92e12bef">
    <w:name w:val="List Number 3 (XA)_b5dff496_7346_4203_8ff0_ba8b92e12bef"/>
    <w:rsid w:val="00E50540"/>
    <w:pPr>
      <w:numPr>
        <w:numId w:val="129"/>
      </w:numPr>
      <w:ind w:left="1080" w:hanging="187"/>
    </w:pPr>
  </w:style>
  <w:style w:type="paragraph" w:customStyle="1" w:styleId="ListNumber3XAae5f42f550474b6cb100ad49e68ccb39">
    <w:name w:val="List Number 3 (XA)_ae5f42f5_5047_4b6c_b100_ad49e68ccb39"/>
    <w:rsid w:val="00E50540"/>
    <w:pPr>
      <w:numPr>
        <w:numId w:val="130"/>
      </w:numPr>
      <w:ind w:left="1080" w:hanging="187"/>
    </w:pPr>
  </w:style>
  <w:style w:type="paragraph" w:customStyle="1" w:styleId="ListNumber3XAe4f5f84ca291412b862d5d95c9a43aad">
    <w:name w:val="List Number 3 (XA)_e4f5f84c_a291_412b_862d_5d95c9a43aad"/>
    <w:rsid w:val="00E50540"/>
    <w:pPr>
      <w:numPr>
        <w:numId w:val="131"/>
      </w:numPr>
      <w:ind w:left="1080" w:hanging="187"/>
    </w:pPr>
  </w:style>
  <w:style w:type="paragraph" w:customStyle="1" w:styleId="ListNumber3XA08639dc79d1e418bb7caf0628052b940">
    <w:name w:val="List Number 3 (XA)_08639dc7_9d1e_418b_b7ca_f0628052b940"/>
    <w:rsid w:val="00E50540"/>
    <w:pPr>
      <w:numPr>
        <w:numId w:val="132"/>
      </w:numPr>
      <w:ind w:left="1080" w:hanging="187"/>
    </w:pPr>
  </w:style>
  <w:style w:type="paragraph" w:customStyle="1" w:styleId="ListNumber3XAe6ebe707706c4cc08d29ca7a5c07d81a">
    <w:name w:val="List Number 3 (XA)_e6ebe707_706c_4cc0_8d29_ca7a5c07d81a"/>
    <w:rsid w:val="00E50540"/>
    <w:pPr>
      <w:numPr>
        <w:numId w:val="133"/>
      </w:numPr>
      <w:ind w:left="1080" w:hanging="187"/>
    </w:pPr>
  </w:style>
  <w:style w:type="paragraph" w:customStyle="1" w:styleId="ListNumber3XAd7267b9d87514b9697a744a6edfd7059">
    <w:name w:val="List Number 3 (XA)_d7267b9d_8751_4b96_97a7_44a6edfd7059"/>
    <w:rsid w:val="00E50540"/>
    <w:pPr>
      <w:numPr>
        <w:numId w:val="134"/>
      </w:numPr>
      <w:ind w:left="1080" w:hanging="187"/>
    </w:pPr>
  </w:style>
  <w:style w:type="paragraph" w:customStyle="1" w:styleId="ListNumber3XA862ade77e69d416ba6236527dc0d1613">
    <w:name w:val="List Number 3 (XA)_862ade77_e69d_416b_a623_6527dc0d1613"/>
    <w:rsid w:val="00E50540"/>
    <w:pPr>
      <w:numPr>
        <w:numId w:val="135"/>
      </w:numPr>
      <w:ind w:left="1080" w:hanging="187"/>
    </w:pPr>
  </w:style>
  <w:style w:type="paragraph" w:customStyle="1" w:styleId="ListNumber30f9924f5518b4c45ac2b267ed665030b">
    <w:name w:val="List Number 3_0f9924f5_518b_4c45_ac2b_267ed665030b"/>
    <w:uiPriority w:val="99"/>
    <w:semiHidden/>
    <w:unhideWhenUsed/>
    <w:rsid w:val="00E50540"/>
    <w:pPr>
      <w:numPr>
        <w:numId w:val="136"/>
      </w:numPr>
      <w:contextualSpacing/>
    </w:pPr>
  </w:style>
  <w:style w:type="paragraph" w:customStyle="1" w:styleId="ListNumber3adf07f9e4fe94ddebdb0c57a7db3f1d4">
    <w:name w:val="List Number 3_adf07f9e_4fe9_4dde_bdb0_c57a7db3f1d4"/>
    <w:uiPriority w:val="99"/>
    <w:semiHidden/>
    <w:unhideWhenUsed/>
    <w:rsid w:val="00E50540"/>
    <w:pPr>
      <w:numPr>
        <w:numId w:val="137"/>
      </w:numPr>
      <w:contextualSpacing/>
    </w:pPr>
  </w:style>
  <w:style w:type="paragraph" w:customStyle="1" w:styleId="ListNumber3d0ee6b315dc34f0d8b8948fdc6d6dd8b">
    <w:name w:val="List Number 3_d0ee6b31_5dc3_4f0d_8b89_48fdc6d6dd8b"/>
    <w:uiPriority w:val="99"/>
    <w:semiHidden/>
    <w:unhideWhenUsed/>
    <w:rsid w:val="00E50540"/>
    <w:pPr>
      <w:numPr>
        <w:numId w:val="138"/>
      </w:numPr>
      <w:contextualSpacing/>
    </w:pPr>
  </w:style>
  <w:style w:type="paragraph" w:customStyle="1" w:styleId="ListNumber32cd06e52d795413ca67c22a31458eb76">
    <w:name w:val="List Number 3_2cd06e52_d795_413c_a67c_22a31458eb76"/>
    <w:uiPriority w:val="99"/>
    <w:semiHidden/>
    <w:unhideWhenUsed/>
    <w:rsid w:val="00E50540"/>
    <w:pPr>
      <w:numPr>
        <w:numId w:val="139"/>
      </w:numPr>
      <w:contextualSpacing/>
    </w:pPr>
  </w:style>
  <w:style w:type="paragraph" w:customStyle="1" w:styleId="ListNumber381094a37b93c42c48cbac92c884ecad9">
    <w:name w:val="List Number 3_81094a37_b93c_42c4_8cba_c92c884ecad9"/>
    <w:uiPriority w:val="99"/>
    <w:semiHidden/>
    <w:unhideWhenUsed/>
    <w:rsid w:val="00E50540"/>
    <w:pPr>
      <w:numPr>
        <w:numId w:val="140"/>
      </w:numPr>
      <w:contextualSpacing/>
    </w:pPr>
  </w:style>
  <w:style w:type="paragraph" w:customStyle="1" w:styleId="ListNumber30849a593750d423989f5ee890054ca11">
    <w:name w:val="List Number 3_0849a593_750d_4239_89f5_ee890054ca11"/>
    <w:uiPriority w:val="99"/>
    <w:semiHidden/>
    <w:unhideWhenUsed/>
    <w:rsid w:val="00E50540"/>
    <w:pPr>
      <w:numPr>
        <w:numId w:val="141"/>
      </w:numPr>
      <w:contextualSpacing/>
    </w:pPr>
  </w:style>
  <w:style w:type="paragraph" w:customStyle="1" w:styleId="ListNumber3757cad2819934647990a589bb17e8822">
    <w:name w:val="List Number 3_757cad28_1993_4647_990a_589bb17e8822"/>
    <w:uiPriority w:val="99"/>
    <w:semiHidden/>
    <w:unhideWhenUsed/>
    <w:rsid w:val="00E50540"/>
    <w:pPr>
      <w:numPr>
        <w:numId w:val="142"/>
      </w:numPr>
      <w:contextualSpacing/>
    </w:pPr>
  </w:style>
  <w:style w:type="paragraph" w:customStyle="1" w:styleId="ListNumber3723be565f6314867a50e9aef9e069790">
    <w:name w:val="List Number 3_723be565_f631_4867_a50e_9aef9e069790"/>
    <w:uiPriority w:val="99"/>
    <w:semiHidden/>
    <w:unhideWhenUsed/>
    <w:rsid w:val="00E50540"/>
    <w:pPr>
      <w:numPr>
        <w:numId w:val="143"/>
      </w:numPr>
      <w:contextualSpacing/>
    </w:pPr>
  </w:style>
  <w:style w:type="paragraph" w:customStyle="1" w:styleId="ListNumber3136edf99b5b043738f7486e2c4a09d6b">
    <w:name w:val="List Number 3_136edf99_b5b0_4373_8f74_86e2c4a09d6b"/>
    <w:uiPriority w:val="99"/>
    <w:semiHidden/>
    <w:unhideWhenUsed/>
    <w:rsid w:val="00E50540"/>
    <w:pPr>
      <w:numPr>
        <w:numId w:val="144"/>
      </w:numPr>
      <w:contextualSpacing/>
    </w:pPr>
  </w:style>
  <w:style w:type="paragraph" w:customStyle="1" w:styleId="ListNumber30d26d14e13b840189902469ebca6592a">
    <w:name w:val="List Number 3_0d26d14e_13b8_4018_9902_469ebca6592a"/>
    <w:uiPriority w:val="99"/>
    <w:semiHidden/>
    <w:unhideWhenUsed/>
    <w:rsid w:val="00E50540"/>
    <w:pPr>
      <w:numPr>
        <w:numId w:val="145"/>
      </w:numPr>
      <w:contextualSpacing/>
    </w:pPr>
  </w:style>
  <w:style w:type="paragraph" w:customStyle="1" w:styleId="ListNumber26b821314750b4443ad6b6a665e6149b7">
    <w:name w:val="List Number 2_6b821314_750b_4443_ad6b_6a665e6149b7"/>
    <w:uiPriority w:val="99"/>
    <w:semiHidden/>
    <w:unhideWhenUsed/>
    <w:rsid w:val="00E50540"/>
    <w:pPr>
      <w:numPr>
        <w:numId w:val="146"/>
      </w:numPr>
      <w:contextualSpacing/>
    </w:pPr>
  </w:style>
  <w:style w:type="paragraph" w:customStyle="1" w:styleId="ListNumber25d05130f6edd4e6e999cdf21a317567b">
    <w:name w:val="List Number 2_5d05130f_6edd_4e6e_999c_df21a317567b"/>
    <w:uiPriority w:val="99"/>
    <w:semiHidden/>
    <w:unhideWhenUsed/>
    <w:rsid w:val="00E50540"/>
    <w:pPr>
      <w:numPr>
        <w:numId w:val="147"/>
      </w:numPr>
      <w:contextualSpacing/>
    </w:pPr>
  </w:style>
  <w:style w:type="paragraph" w:customStyle="1" w:styleId="ListNumber2a44f3678d32d4865bc2943606eb19cd2">
    <w:name w:val="List Number 2_a44f3678_d32d_4865_bc29_43606eb19cd2"/>
    <w:uiPriority w:val="99"/>
    <w:semiHidden/>
    <w:unhideWhenUsed/>
    <w:rsid w:val="00E50540"/>
    <w:pPr>
      <w:numPr>
        <w:numId w:val="148"/>
      </w:numPr>
      <w:contextualSpacing/>
    </w:pPr>
  </w:style>
  <w:style w:type="paragraph" w:customStyle="1" w:styleId="ListNumber2a36fb4490f1b465395482cadc9ff799b">
    <w:name w:val="List Number 2_a36fb449_0f1b_4653_9548_2cadc9ff799b"/>
    <w:uiPriority w:val="99"/>
    <w:semiHidden/>
    <w:unhideWhenUsed/>
    <w:rsid w:val="00E50540"/>
    <w:pPr>
      <w:numPr>
        <w:numId w:val="149"/>
      </w:numPr>
      <w:contextualSpacing/>
    </w:pPr>
  </w:style>
  <w:style w:type="paragraph" w:customStyle="1" w:styleId="ListNumber268155aa2f01f41008cb4fc662f731049">
    <w:name w:val="List Number 2_68155aa2_f01f_4100_8cb4_fc662f731049"/>
    <w:uiPriority w:val="99"/>
    <w:semiHidden/>
    <w:unhideWhenUsed/>
    <w:rsid w:val="00E50540"/>
    <w:pPr>
      <w:numPr>
        <w:numId w:val="150"/>
      </w:numPr>
      <w:contextualSpacing/>
    </w:pPr>
  </w:style>
  <w:style w:type="paragraph" w:customStyle="1" w:styleId="ListNumber29246806372be4af3a31ccc120f12dc6c">
    <w:name w:val="List Number 2_92468063_72be_4af3_a31c_cc120f12dc6c"/>
    <w:uiPriority w:val="99"/>
    <w:semiHidden/>
    <w:unhideWhenUsed/>
    <w:rsid w:val="00E50540"/>
    <w:pPr>
      <w:numPr>
        <w:numId w:val="151"/>
      </w:numPr>
      <w:contextualSpacing/>
    </w:pPr>
  </w:style>
  <w:style w:type="paragraph" w:customStyle="1" w:styleId="ListNumber23748016e5c1142e19703f9e89eb55187">
    <w:name w:val="List Number 2_3748016e_5c11_42e1_9703_f9e89eb55187"/>
    <w:uiPriority w:val="99"/>
    <w:semiHidden/>
    <w:unhideWhenUsed/>
    <w:rsid w:val="00E50540"/>
    <w:pPr>
      <w:numPr>
        <w:numId w:val="152"/>
      </w:numPr>
      <w:contextualSpacing/>
    </w:pPr>
  </w:style>
  <w:style w:type="paragraph" w:customStyle="1" w:styleId="ListNumber2bf693875c5034c02921679f0a16fa740">
    <w:name w:val="List Number 2_bf693875_c503_4c02_9216_79f0a16fa740"/>
    <w:uiPriority w:val="99"/>
    <w:semiHidden/>
    <w:unhideWhenUsed/>
    <w:rsid w:val="00E50540"/>
    <w:pPr>
      <w:numPr>
        <w:numId w:val="153"/>
      </w:numPr>
      <w:contextualSpacing/>
    </w:pPr>
  </w:style>
  <w:style w:type="paragraph" w:customStyle="1" w:styleId="ListNumber2d1372e84d38a4301a8a233703d9ebcc4">
    <w:name w:val="List Number 2_d1372e84_d38a_4301_a8a2_33703d9ebcc4"/>
    <w:uiPriority w:val="99"/>
    <w:semiHidden/>
    <w:unhideWhenUsed/>
    <w:rsid w:val="00E50540"/>
    <w:pPr>
      <w:numPr>
        <w:numId w:val="154"/>
      </w:numPr>
      <w:contextualSpacing/>
    </w:pPr>
  </w:style>
  <w:style w:type="paragraph" w:customStyle="1" w:styleId="ListNumber23124f09c996948fd80d33eedf1c57d68">
    <w:name w:val="List Number 2_3124f09c_9969_48fd_80d3_3eedf1c57d68"/>
    <w:uiPriority w:val="99"/>
    <w:semiHidden/>
    <w:unhideWhenUsed/>
    <w:rsid w:val="00E50540"/>
    <w:pPr>
      <w:numPr>
        <w:numId w:val="155"/>
      </w:numPr>
      <w:contextualSpacing/>
    </w:pPr>
  </w:style>
  <w:style w:type="paragraph" w:customStyle="1" w:styleId="ListNumbera68d4d1750494b9da327416a90056f88">
    <w:name w:val="List Number_a68d4d17_5049_4b9d_a327_416a90056f88"/>
    <w:uiPriority w:val="99"/>
    <w:semiHidden/>
    <w:unhideWhenUsed/>
    <w:rsid w:val="00E50540"/>
    <w:pPr>
      <w:numPr>
        <w:numId w:val="156"/>
      </w:numPr>
      <w:contextualSpacing/>
    </w:pPr>
  </w:style>
  <w:style w:type="paragraph" w:customStyle="1" w:styleId="ListNumberab208ffe21af4a4091086251b3cb81ee">
    <w:name w:val="List Number_ab208ffe_21af_4a40_9108_6251b3cb81ee"/>
    <w:uiPriority w:val="99"/>
    <w:semiHidden/>
    <w:unhideWhenUsed/>
    <w:rsid w:val="00E50540"/>
    <w:pPr>
      <w:numPr>
        <w:numId w:val="157"/>
      </w:numPr>
      <w:contextualSpacing/>
    </w:pPr>
  </w:style>
  <w:style w:type="paragraph" w:customStyle="1" w:styleId="ListNumberf6e5efc99bba4da7b0dd61a57677500a">
    <w:name w:val="List Number_f6e5efc9_9bba_4da7_b0dd_61a57677500a"/>
    <w:uiPriority w:val="99"/>
    <w:semiHidden/>
    <w:unhideWhenUsed/>
    <w:rsid w:val="00E50540"/>
    <w:pPr>
      <w:numPr>
        <w:numId w:val="158"/>
      </w:numPr>
      <w:contextualSpacing/>
    </w:pPr>
  </w:style>
  <w:style w:type="paragraph" w:customStyle="1" w:styleId="ListNumber72f9e369e60d43b9b5189e73aaf369ee">
    <w:name w:val="List Number_72f9e369_e60d_43b9_b518_9e73aaf369ee"/>
    <w:uiPriority w:val="99"/>
    <w:semiHidden/>
    <w:unhideWhenUsed/>
    <w:rsid w:val="00E50540"/>
    <w:pPr>
      <w:numPr>
        <w:numId w:val="159"/>
      </w:numPr>
      <w:contextualSpacing/>
    </w:pPr>
  </w:style>
  <w:style w:type="paragraph" w:customStyle="1" w:styleId="ListNumber884707f405be4a40bec21335fc63f8d5">
    <w:name w:val="List Number_884707f4_05be_4a40_bec2_1335fc63f8d5"/>
    <w:uiPriority w:val="99"/>
    <w:semiHidden/>
    <w:unhideWhenUsed/>
    <w:rsid w:val="00E50540"/>
    <w:pPr>
      <w:numPr>
        <w:numId w:val="160"/>
      </w:numPr>
      <w:contextualSpacing/>
    </w:pPr>
  </w:style>
  <w:style w:type="paragraph" w:customStyle="1" w:styleId="ListNumberbf41a63abad442618247110c0ff517ad">
    <w:name w:val="List Number_bf41a63a_bad4_4261_8247_110c0ff517ad"/>
    <w:uiPriority w:val="99"/>
    <w:semiHidden/>
    <w:unhideWhenUsed/>
    <w:rsid w:val="00E50540"/>
    <w:pPr>
      <w:numPr>
        <w:numId w:val="161"/>
      </w:numPr>
      <w:contextualSpacing/>
    </w:pPr>
  </w:style>
  <w:style w:type="paragraph" w:customStyle="1" w:styleId="ListNumberc3f894cf85094bccb6b4c0fec535e982">
    <w:name w:val="List Number_c3f894cf_8509_4bcc_b6b4_c0fec535e982"/>
    <w:uiPriority w:val="99"/>
    <w:semiHidden/>
    <w:unhideWhenUsed/>
    <w:rsid w:val="00E50540"/>
    <w:pPr>
      <w:numPr>
        <w:numId w:val="162"/>
      </w:numPr>
      <w:contextualSpacing/>
    </w:pPr>
  </w:style>
  <w:style w:type="paragraph" w:customStyle="1" w:styleId="ListNumberd67a478edbae472c9b3649c618833ac3">
    <w:name w:val="List Number_d67a478e_dbae_472c_9b36_49c618833ac3"/>
    <w:uiPriority w:val="99"/>
    <w:semiHidden/>
    <w:unhideWhenUsed/>
    <w:rsid w:val="00E50540"/>
    <w:pPr>
      <w:numPr>
        <w:numId w:val="163"/>
      </w:numPr>
      <w:contextualSpacing/>
    </w:pPr>
  </w:style>
  <w:style w:type="paragraph" w:customStyle="1" w:styleId="ListNumbere65089449aeb4ec590ed090c71665df0">
    <w:name w:val="List Number_e6508944_9aeb_4ec5_90ed_090c71665df0"/>
    <w:uiPriority w:val="99"/>
    <w:semiHidden/>
    <w:unhideWhenUsed/>
    <w:rsid w:val="00E50540"/>
    <w:pPr>
      <w:numPr>
        <w:numId w:val="164"/>
      </w:numPr>
      <w:contextualSpacing/>
    </w:pPr>
  </w:style>
  <w:style w:type="paragraph" w:customStyle="1" w:styleId="ListNumberc126cc5564104ec5a0c5bb72026564cd">
    <w:name w:val="List Number_c126cc55_6410_4ec5_a0c5_bb72026564cd"/>
    <w:uiPriority w:val="99"/>
    <w:semiHidden/>
    <w:unhideWhenUsed/>
    <w:rsid w:val="00E50540"/>
    <w:pPr>
      <w:numPr>
        <w:numId w:val="165"/>
      </w:numPr>
      <w:contextualSpacing/>
    </w:pPr>
  </w:style>
  <w:style w:type="paragraph" w:customStyle="1" w:styleId="ListNumber385cf4181b514189a9bad2a85c38258a">
    <w:name w:val="List Number_385cf418_1b51_4189_a9ba_d2a85c38258a"/>
    <w:uiPriority w:val="99"/>
    <w:semiHidden/>
    <w:unhideWhenUsed/>
    <w:rsid w:val="00E50540"/>
    <w:pPr>
      <w:numPr>
        <w:numId w:val="166"/>
      </w:numPr>
      <w:contextualSpacing/>
    </w:pPr>
  </w:style>
  <w:style w:type="paragraph" w:customStyle="1" w:styleId="ListNumberXAac960baf8f634383b8dc5f5f35c5dbd8">
    <w:name w:val="List Number (XA)_ac960baf_8f63_4383_b8dc_5f5f35c5dbd8"/>
    <w:basedOn w:val="ListNumber385cf4181b514189a9bad2a85c38258a"/>
    <w:qFormat/>
    <w:rsid w:val="00E50540"/>
  </w:style>
  <w:style w:type="paragraph" w:customStyle="1" w:styleId="ListNumber1a2a3a6b213c4c6185bbdefd6f2263e4">
    <w:name w:val="List Number_1a2a3a6b_213c_4c61_85bb_defd6f2263e4"/>
    <w:uiPriority w:val="99"/>
    <w:semiHidden/>
    <w:unhideWhenUsed/>
    <w:rsid w:val="00E50540"/>
    <w:pPr>
      <w:numPr>
        <w:numId w:val="167"/>
      </w:numPr>
      <w:contextualSpacing/>
    </w:pPr>
  </w:style>
  <w:style w:type="paragraph" w:customStyle="1" w:styleId="ListNumberXAe1ff4c47a69c408fac95d46d216d78a8">
    <w:name w:val="List Number (XA)_e1ff4c47_a69c_408f_ac95_d46d216d78a8"/>
    <w:basedOn w:val="ListNumber1a2a3a6b213c4c6185bbdefd6f2263e4"/>
    <w:qFormat/>
    <w:rsid w:val="00E50540"/>
  </w:style>
  <w:style w:type="paragraph" w:customStyle="1" w:styleId="ListNumbere778a4a995c547a7b64601cecd91daa1">
    <w:name w:val="List Number_e778a4a9_95c5_47a7_b646_01cecd91daa1"/>
    <w:uiPriority w:val="99"/>
    <w:semiHidden/>
    <w:unhideWhenUsed/>
    <w:rsid w:val="00E50540"/>
    <w:pPr>
      <w:numPr>
        <w:numId w:val="168"/>
      </w:numPr>
      <w:contextualSpacing/>
    </w:pPr>
  </w:style>
  <w:style w:type="paragraph" w:customStyle="1" w:styleId="ListNumberXA1e7395e948f245a495817143e9e001e3">
    <w:name w:val="List Number (XA)_1e7395e9_48f2_45a4_9581_7143e9e001e3"/>
    <w:basedOn w:val="ListNumbere778a4a995c547a7b64601cecd91daa1"/>
    <w:qFormat/>
    <w:rsid w:val="00E50540"/>
  </w:style>
  <w:style w:type="paragraph" w:customStyle="1" w:styleId="ListNumber672286fe74e140019993cbfc84346752">
    <w:name w:val="List Number_672286fe_74e1_4001_9993_cbfc84346752"/>
    <w:uiPriority w:val="99"/>
    <w:semiHidden/>
    <w:unhideWhenUsed/>
    <w:rsid w:val="00E50540"/>
    <w:pPr>
      <w:numPr>
        <w:numId w:val="169"/>
      </w:numPr>
      <w:contextualSpacing/>
    </w:pPr>
  </w:style>
  <w:style w:type="paragraph" w:customStyle="1" w:styleId="ListNumberXA4828691f295242efb89f45b5ebacc0b1">
    <w:name w:val="List Number (XA)_4828691f_2952_42ef_b89f_45b5ebacc0b1"/>
    <w:basedOn w:val="ListNumber672286fe74e140019993cbfc84346752"/>
    <w:qFormat/>
    <w:rsid w:val="00E50540"/>
  </w:style>
  <w:style w:type="paragraph" w:customStyle="1" w:styleId="ListNumberadb172555d534f7eabf5bf10ca2f526e">
    <w:name w:val="List Number_adb17255_5d53_4f7e_abf5_bf10ca2f526e"/>
    <w:uiPriority w:val="99"/>
    <w:semiHidden/>
    <w:unhideWhenUsed/>
    <w:rsid w:val="00E50540"/>
    <w:pPr>
      <w:numPr>
        <w:numId w:val="170"/>
      </w:numPr>
      <w:contextualSpacing/>
    </w:pPr>
  </w:style>
  <w:style w:type="paragraph" w:customStyle="1" w:styleId="ListNumberXAd23811c266db4ba1962c572e092eff3c">
    <w:name w:val="List Number (XA)_d23811c2_66db_4ba1_962c_572e092eff3c"/>
    <w:basedOn w:val="ListNumberadb172555d534f7eabf5bf10ca2f526e"/>
    <w:qFormat/>
    <w:rsid w:val="00E50540"/>
  </w:style>
  <w:style w:type="paragraph" w:customStyle="1" w:styleId="ListNumber899c21d214e04beb88c7952c464ece8e">
    <w:name w:val="List Number_899c21d2_14e0_4beb_88c7_952c464ece8e"/>
    <w:uiPriority w:val="99"/>
    <w:semiHidden/>
    <w:unhideWhenUsed/>
    <w:rsid w:val="00E50540"/>
    <w:pPr>
      <w:numPr>
        <w:numId w:val="171"/>
      </w:numPr>
      <w:contextualSpacing/>
    </w:pPr>
  </w:style>
  <w:style w:type="paragraph" w:customStyle="1" w:styleId="ListNumberXA1aa1d7d392814c3aab688d54940dbe0c">
    <w:name w:val="List Number (XA)_1aa1d7d3_9281_4c3a_ab68_8d54940dbe0c"/>
    <w:basedOn w:val="ListNumber899c21d214e04beb88c7952c464ece8e"/>
    <w:qFormat/>
    <w:rsid w:val="00E50540"/>
  </w:style>
  <w:style w:type="paragraph" w:customStyle="1" w:styleId="ListNumberf6e86e906c8145719feeb617dab8095f">
    <w:name w:val="List Number_f6e86e90_6c81_4571_9fee_b617dab8095f"/>
    <w:uiPriority w:val="99"/>
    <w:semiHidden/>
    <w:unhideWhenUsed/>
    <w:rsid w:val="00E50540"/>
    <w:pPr>
      <w:numPr>
        <w:numId w:val="172"/>
      </w:numPr>
      <w:contextualSpacing/>
    </w:pPr>
  </w:style>
  <w:style w:type="paragraph" w:customStyle="1" w:styleId="ListNumberXA01dde1b8355d44c3a040ff6fd8d66899">
    <w:name w:val="List Number (XA)_01dde1b8_355d_44c3_a040_ff6fd8d66899"/>
    <w:basedOn w:val="ListNumberf6e86e906c8145719feeb617dab8095f"/>
    <w:qFormat/>
    <w:rsid w:val="00E50540"/>
  </w:style>
  <w:style w:type="paragraph" w:customStyle="1" w:styleId="ListNumber1395cbda0c064999afd10f8d7f56a5c3">
    <w:name w:val="List Number_1395cbda_0c06_4999_afd1_0f8d7f56a5c3"/>
    <w:uiPriority w:val="99"/>
    <w:semiHidden/>
    <w:unhideWhenUsed/>
    <w:rsid w:val="00E50540"/>
    <w:pPr>
      <w:numPr>
        <w:numId w:val="173"/>
      </w:numPr>
      <w:contextualSpacing/>
    </w:pPr>
  </w:style>
  <w:style w:type="paragraph" w:customStyle="1" w:styleId="ListNumberXA5ab99cdff393498d88937c278f471d1b">
    <w:name w:val="List Number (XA)_5ab99cdf_f393_498d_8893_7c278f471d1b"/>
    <w:basedOn w:val="ListNumber1395cbda0c064999afd10f8d7f56a5c3"/>
    <w:qFormat/>
    <w:rsid w:val="00E50540"/>
  </w:style>
  <w:style w:type="paragraph" w:customStyle="1" w:styleId="ListNumber99e1b8f09bde43cdbe248d5f37ebd5d0">
    <w:name w:val="List Number_99e1b8f0_9bde_43cd_be24_8d5f37ebd5d0"/>
    <w:uiPriority w:val="99"/>
    <w:semiHidden/>
    <w:unhideWhenUsed/>
    <w:rsid w:val="00E50540"/>
    <w:pPr>
      <w:numPr>
        <w:numId w:val="174"/>
      </w:numPr>
      <w:contextualSpacing/>
    </w:pPr>
  </w:style>
  <w:style w:type="paragraph" w:customStyle="1" w:styleId="ListNumberXAf51e88f160474382a2feb79f3c28ceeb">
    <w:name w:val="List Number (XA)_f51e88f1_6047_4382_a2fe_b79f3c28ceeb"/>
    <w:basedOn w:val="ListNumber99e1b8f09bde43cdbe248d5f37ebd5d0"/>
    <w:qFormat/>
    <w:rsid w:val="00E50540"/>
  </w:style>
  <w:style w:type="paragraph" w:customStyle="1" w:styleId="ListNumber9e53fc7a01f04b808d8bec62d04a876f">
    <w:name w:val="List Number_9e53fc7a_01f0_4b80_8d8b_ec62d04a876f"/>
    <w:uiPriority w:val="99"/>
    <w:semiHidden/>
    <w:unhideWhenUsed/>
    <w:rsid w:val="00E50540"/>
    <w:pPr>
      <w:numPr>
        <w:numId w:val="175"/>
      </w:numPr>
      <w:contextualSpacing/>
    </w:pPr>
  </w:style>
  <w:style w:type="paragraph" w:customStyle="1" w:styleId="ListNumberXAbeca8e38022649c68139765d123d8b19">
    <w:name w:val="List Number (XA)_beca8e38_0226_49c6_8139_765d123d8b19"/>
    <w:basedOn w:val="ListNumber9e53fc7a01f04b808d8bec62d04a876f"/>
    <w:qFormat/>
    <w:rsid w:val="00E50540"/>
  </w:style>
  <w:style w:type="paragraph" w:customStyle="1" w:styleId="ListNumber2XAf546b3a16ae04920bc0590bebf0a4253">
    <w:name w:val="List Number 2 (XA)_f546b3a1_6ae0_4920_bc05_90bebf0a4253"/>
    <w:rsid w:val="00E50540"/>
    <w:pPr>
      <w:numPr>
        <w:numId w:val="176"/>
      </w:numPr>
      <w:ind w:left="720"/>
    </w:pPr>
  </w:style>
  <w:style w:type="paragraph" w:customStyle="1" w:styleId="ListNumber2XAa91d281eb2e84ba48e9adf488bedb0dd">
    <w:name w:val="List Number 2 (XA)_a91d281e_b2e8_4ba4_8e9a_df488bedb0dd"/>
    <w:rsid w:val="00E50540"/>
    <w:pPr>
      <w:numPr>
        <w:numId w:val="177"/>
      </w:numPr>
      <w:ind w:left="720"/>
    </w:pPr>
  </w:style>
  <w:style w:type="paragraph" w:customStyle="1" w:styleId="ListNumber2XA74a5c36b05c64f2f870f0f8523aa4151">
    <w:name w:val="List Number 2 (XA)_74a5c36b_05c6_4f2f_870f_0f8523aa4151"/>
    <w:rsid w:val="00E50540"/>
    <w:pPr>
      <w:numPr>
        <w:numId w:val="178"/>
      </w:numPr>
      <w:ind w:left="720"/>
    </w:pPr>
  </w:style>
  <w:style w:type="paragraph" w:customStyle="1" w:styleId="ListNumber2XAde97334dd8644b57a2cd81378cd54ee9">
    <w:name w:val="List Number 2 (XA)_de97334d_d864_4b57_a2cd_81378cd54ee9"/>
    <w:rsid w:val="00E50540"/>
    <w:pPr>
      <w:numPr>
        <w:numId w:val="179"/>
      </w:numPr>
      <w:ind w:left="720"/>
    </w:pPr>
  </w:style>
  <w:style w:type="paragraph" w:customStyle="1" w:styleId="ListNumber2XA19f1d1c1262a45278c30a1ded8c147ef">
    <w:name w:val="List Number 2 (XA)_19f1d1c1_262a_4527_8c30_a1ded8c147ef"/>
    <w:rsid w:val="00E50540"/>
    <w:pPr>
      <w:numPr>
        <w:numId w:val="180"/>
      </w:numPr>
      <w:ind w:left="720"/>
    </w:pPr>
  </w:style>
  <w:style w:type="paragraph" w:customStyle="1" w:styleId="ListNumber2XA141f2771b90e4141819d6591b3c16e27">
    <w:name w:val="List Number 2 (XA)_141f2771_b90e_4141_819d_6591b3c16e27"/>
    <w:rsid w:val="00E50540"/>
    <w:pPr>
      <w:numPr>
        <w:numId w:val="181"/>
      </w:numPr>
      <w:ind w:left="720"/>
    </w:pPr>
  </w:style>
  <w:style w:type="paragraph" w:customStyle="1" w:styleId="ListNumber2XA6ebbedd337e24ee48b08a9a193b2294f">
    <w:name w:val="List Number 2 (XA)_6ebbedd3_37e2_4ee4_8b08_a9a193b2294f"/>
    <w:rsid w:val="00E50540"/>
    <w:pPr>
      <w:numPr>
        <w:numId w:val="182"/>
      </w:numPr>
      <w:ind w:left="720"/>
    </w:pPr>
  </w:style>
  <w:style w:type="paragraph" w:customStyle="1" w:styleId="ListNumber2XAdff97718db1741cd9617846fa749f9c8">
    <w:name w:val="List Number 2 (XA)_dff97718_db17_41cd_9617_846fa749f9c8"/>
    <w:rsid w:val="00E50540"/>
    <w:pPr>
      <w:numPr>
        <w:numId w:val="183"/>
      </w:numPr>
      <w:ind w:left="720"/>
    </w:pPr>
  </w:style>
  <w:style w:type="paragraph" w:customStyle="1" w:styleId="ListNumber2XA055673fad5a841ebb6ae9c6b16fed579">
    <w:name w:val="List Number 2 (XA)_055673fa_d5a8_41eb_b6ae_9c6b16fed579"/>
    <w:rsid w:val="00E50540"/>
    <w:pPr>
      <w:numPr>
        <w:numId w:val="184"/>
      </w:numPr>
      <w:ind w:left="720"/>
    </w:pPr>
  </w:style>
  <w:style w:type="paragraph" w:customStyle="1" w:styleId="ListNumber2XA03e72fa9bdf64406b40cc4444ef56052">
    <w:name w:val="List Number 2 (XA)_03e72fa9_bdf6_4406_b40c_c4444ef56052"/>
    <w:rsid w:val="00E50540"/>
    <w:pPr>
      <w:numPr>
        <w:numId w:val="185"/>
      </w:numPr>
      <w:ind w:left="720"/>
    </w:pPr>
  </w:style>
  <w:style w:type="paragraph" w:customStyle="1" w:styleId="ListNumber3XA023f0610215b4ddf9bf2012866f5c612">
    <w:name w:val="List Number 3 (XA)_023f0610_215b_4ddf_9bf2_012866f5c612"/>
    <w:rsid w:val="00E50540"/>
    <w:pPr>
      <w:numPr>
        <w:numId w:val="186"/>
      </w:numPr>
      <w:ind w:left="1080" w:hanging="187"/>
    </w:pPr>
  </w:style>
  <w:style w:type="paragraph" w:customStyle="1" w:styleId="ListNumber3XAcaaa8818e06748b7b92669150796003c">
    <w:name w:val="List Number 3 (XA)_caaa8818_e067_48b7_b926_69150796003c"/>
    <w:rsid w:val="00E50540"/>
    <w:pPr>
      <w:numPr>
        <w:numId w:val="187"/>
      </w:numPr>
      <w:ind w:left="1080" w:hanging="187"/>
    </w:pPr>
  </w:style>
  <w:style w:type="paragraph" w:customStyle="1" w:styleId="ListNumber3XA38a365be46014d6a9514a01696953b9c">
    <w:name w:val="List Number 3 (XA)_38a365be_4601_4d6a_9514_a01696953b9c"/>
    <w:rsid w:val="00E50540"/>
    <w:pPr>
      <w:numPr>
        <w:numId w:val="188"/>
      </w:numPr>
      <w:ind w:left="1080" w:hanging="187"/>
    </w:pPr>
  </w:style>
  <w:style w:type="paragraph" w:customStyle="1" w:styleId="ListNumber3XA8e97a5bedf034b9f9c45bda6895a4f17">
    <w:name w:val="List Number 3 (XA)_8e97a5be_df03_4b9f_9c45_bda6895a4f17"/>
    <w:rsid w:val="00E50540"/>
    <w:pPr>
      <w:numPr>
        <w:numId w:val="189"/>
      </w:numPr>
      <w:ind w:left="1080" w:hanging="187"/>
    </w:pPr>
  </w:style>
  <w:style w:type="paragraph" w:customStyle="1" w:styleId="ListNumber3XA0d977bd56b394b11a24e0429131b6d67">
    <w:name w:val="List Number 3 (XA)_0d977bd5_6b39_4b11_a24e_0429131b6d67"/>
    <w:rsid w:val="00E50540"/>
    <w:pPr>
      <w:numPr>
        <w:numId w:val="190"/>
      </w:numPr>
      <w:ind w:left="1080" w:hanging="187"/>
    </w:pPr>
  </w:style>
  <w:style w:type="paragraph" w:customStyle="1" w:styleId="ListNumber3XAfa6700a7a55e490480bec88ee09c6205">
    <w:name w:val="List Number 3 (XA)_fa6700a7_a55e_4904_80be_c88ee09c6205"/>
    <w:rsid w:val="00E50540"/>
    <w:pPr>
      <w:numPr>
        <w:numId w:val="191"/>
      </w:numPr>
      <w:ind w:left="1080" w:hanging="187"/>
    </w:pPr>
  </w:style>
  <w:style w:type="paragraph" w:customStyle="1" w:styleId="ListNumber3XA9963f46c9438418faac82dba04b4f769">
    <w:name w:val="List Number 3 (XA)_9963f46c_9438_418f_aac8_2dba04b4f769"/>
    <w:rsid w:val="00E50540"/>
    <w:pPr>
      <w:numPr>
        <w:numId w:val="192"/>
      </w:numPr>
      <w:ind w:left="1080" w:hanging="187"/>
    </w:pPr>
  </w:style>
  <w:style w:type="paragraph" w:customStyle="1" w:styleId="ListNumber3XA21926a4109b04493985d4236a28f8407">
    <w:name w:val="List Number 3 (XA)_21926a41_09b0_4493_985d_4236a28f8407"/>
    <w:rsid w:val="00E50540"/>
    <w:pPr>
      <w:numPr>
        <w:numId w:val="193"/>
      </w:numPr>
      <w:ind w:left="1080" w:hanging="187"/>
    </w:pPr>
  </w:style>
  <w:style w:type="paragraph" w:customStyle="1" w:styleId="ListNumber3XA376c5431e70b484582b05d490a1ceed1">
    <w:name w:val="List Number 3 (XA)_376c5431_e70b_4845_82b0_5d490a1ceed1"/>
    <w:rsid w:val="00E50540"/>
    <w:pPr>
      <w:numPr>
        <w:numId w:val="194"/>
      </w:numPr>
      <w:ind w:left="1080" w:hanging="187"/>
    </w:pPr>
  </w:style>
  <w:style w:type="paragraph" w:customStyle="1" w:styleId="ListNumber3XA277716c1f519405c8ce9e9b1b0f5f828">
    <w:name w:val="List Number 3 (XA)_277716c1_f519_405c_8ce9_e9b1b0f5f828"/>
    <w:rsid w:val="00E50540"/>
    <w:pPr>
      <w:numPr>
        <w:numId w:val="195"/>
      </w:numPr>
      <w:ind w:left="1080" w:hanging="187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5054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0540"/>
    <w:rPr>
      <w:rFonts w:ascii="Arial Unicode MS" w:eastAsiaTheme="minorEastAsia" w:hAnsi="Arial Unicode M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5054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554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ogle.co.in/" TargetMode="External"/><Relationship Id="rId13" Type="http://schemas.openxmlformats.org/officeDocument/2006/relationships/image" Target="media/image3.wmf"/><Relationship Id="rId18" Type="http://schemas.microsoft.com/office/2016/09/relationships/commentsIds" Target="commentsIds.xml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://google.co.in/" TargetMode="External"/><Relationship Id="rId12" Type="http://schemas.openxmlformats.org/officeDocument/2006/relationships/oleObject" Target="embeddings/oleObject2.bin"/><Relationship Id="rId17" Type="http://schemas.microsoft.com/office/2011/relationships/commentsExtended" Target="commentsExtended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mments" Target="comments.xm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://google.co.in/" TargetMode="External"/><Relationship Id="rId23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tiff"/><Relationship Id="rId14" Type="http://schemas.openxmlformats.org/officeDocument/2006/relationships/oleObject" Target="embeddings/oleObject3.bin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Cambria"/>
        <a:ea typeface="Arial Unicode MS"/>
        <a:cs typeface="Arial"/>
      </a:majorFont>
      <a:minorFont>
        <a:latin typeface="Calibri"/>
        <a:ea typeface="Arial Unicode MS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Quark XML Author for Business Documents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Gurtej Singh</dc:creator>
  <cp:lastModifiedBy>Gurtej Singh</cp:lastModifiedBy>
  <cp:revision>2</cp:revision>
  <dcterms:created xsi:type="dcterms:W3CDTF">2025-06-02T07:03:00Z</dcterms:created>
  <dcterms:modified xsi:type="dcterms:W3CDTF">2025-06-02T07:03:00Z</dcterms:modified>
</cp:coreProperties>
</file>